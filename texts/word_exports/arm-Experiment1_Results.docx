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8A2C681" w14:textId="77777777" w:rsidR="00F60969" w:rsidRDefault="00B23F68">
      <w:pPr>
        <w:pStyle w:val="Heading1"/>
      </w:pPr>
      <w:bookmarkStart w:id="0" w:name="experiment-1"/>
      <w:r>
        <w:t>Experiment 1</w:t>
      </w:r>
    </w:p>
    <w:p w14:paraId="77A633C7" w14:textId="77777777" w:rsidR="00F60969" w:rsidRDefault="00B23F68">
      <w:pPr>
        <w:pStyle w:val="Heading2"/>
        <w:rPr>
          <w:ins w:id="1" w:author="dalan" w:date="2026-08-28T14:40:00Z"/>
        </w:rPr>
      </w:pPr>
      <w:bookmarkStart w:id="2" w:name="method"/>
      <w:r>
        <w:t>Method</w:t>
      </w:r>
    </w:p>
    <w:p w14:paraId="3E1D4F3B" w14:textId="77777777" w:rsidR="00AF3CA9" w:rsidRDefault="00AF3CA9" w:rsidP="00AF3CA9">
      <w:pPr>
        <w:pStyle w:val="BodyText"/>
        <w:rPr>
          <w:ins w:id="3" w:author="dalan" w:date="2026-08-28T14:41:00Z"/>
        </w:rPr>
        <w:pPrChange w:id="4" w:author="dalan" w:date="2026-08-28T14:40:00Z">
          <w:pPr>
            <w:pStyle w:val="Heading2"/>
          </w:pPr>
        </w:pPrChange>
      </w:pPr>
      <w:ins w:id="5" w:author="dalan" w:date="2026-08-28T14:40:00Z">
        <w:r>
          <w:t xml:space="preserve">Participants. </w:t>
        </w:r>
      </w:ins>
      <w:ins w:id="6" w:author="dalan" w:date="2026-08-28T14:41:00Z">
        <w:r>
          <w:t>N, M/F, age M(SD), any peculiarities</w:t>
        </w:r>
      </w:ins>
    </w:p>
    <w:p w14:paraId="057560AE" w14:textId="77777777" w:rsidR="00AF3CA9" w:rsidRPr="00AF3CA9" w:rsidRDefault="00AF3CA9" w:rsidP="00AF3CA9">
      <w:pPr>
        <w:pStyle w:val="BodyText"/>
        <w:pPrChange w:id="7" w:author="dalan" w:date="2026-08-28T14:40:00Z">
          <w:pPr>
            <w:pStyle w:val="Heading2"/>
          </w:pPr>
        </w:pPrChange>
      </w:pPr>
    </w:p>
    <w:p w14:paraId="030AA950" w14:textId="77777777" w:rsidR="00F60969" w:rsidRDefault="00B23F68">
      <w:pPr>
        <w:pStyle w:val="FirstParagraph"/>
        <w:rPr>
          <w:ins w:id="8" w:author="dalan" w:date="2026-08-28T14:37:00Z"/>
        </w:rPr>
      </w:pPr>
      <w:r>
        <w:t xml:space="preserve">The first experiment follows the shared methodology and procedure described in the Rationale. In Experiment 1, the </w:t>
      </w:r>
      <w:ins w:id="9" w:author="dalan" w:date="2026-08-28T14:35:00Z">
        <w:r w:rsidR="009322EA">
          <w:t xml:space="preserve">eye movement </w:t>
        </w:r>
      </w:ins>
      <w:r>
        <w:t xml:space="preserve">direction-selection response was made by keypress: participants indicated their intended direction by pressing a </w:t>
      </w:r>
      <w:del w:id="10" w:author="dalan" w:date="2026-08-28T14:33:00Z">
        <w:r w:rsidDel="009322EA">
          <w:delText xml:space="preserve">keyboard </w:delText>
        </w:r>
      </w:del>
      <w:r>
        <w:t>button</w:t>
      </w:r>
      <w:ins w:id="11" w:author="dalan" w:date="2026-08-28T14:34:00Z">
        <w:r w:rsidR="009322EA">
          <w:t xml:space="preserve"> on a long</w:t>
        </w:r>
      </w:ins>
      <w:r>
        <w:t xml:space="preserve"> </w:t>
      </w:r>
      <w:ins w:id="12" w:author="dalan" w:date="2026-08-28T14:33:00Z">
        <w:r w:rsidR="009322EA">
          <w:t xml:space="preserve">keyboard </w:t>
        </w:r>
      </w:ins>
      <w:ins w:id="13" w:author="dalan" w:date="2026-08-28T14:34:00Z">
        <w:r w:rsidR="009322EA">
          <w:t xml:space="preserve">that would </w:t>
        </w:r>
      </w:ins>
      <w:r>
        <w:t>correspond</w:t>
      </w:r>
      <w:del w:id="14" w:author="dalan" w:date="2026-08-28T14:34:00Z">
        <w:r w:rsidDel="009322EA">
          <w:delText>in</w:delText>
        </w:r>
        <w:r w:rsidDel="009322EA">
          <w:delText>g</w:delText>
        </w:r>
      </w:del>
      <w:r>
        <w:t xml:space="preserve"> to left or right</w:t>
      </w:r>
      <w:ins w:id="15" w:author="dalan" w:date="2026-08-28T14:35:00Z">
        <w:r w:rsidR="009322EA">
          <w:t xml:space="preserve"> movement</w:t>
        </w:r>
      </w:ins>
      <w:r>
        <w:t xml:space="preserve"> (6 = right and 4 = left</w:t>
      </w:r>
      <w:ins w:id="16" w:author="dalan" w:date="2026-08-28T14:35:00Z">
        <w:r w:rsidR="009322EA">
          <w:t xml:space="preserve"> (right hand)</w:t>
        </w:r>
      </w:ins>
      <w:r>
        <w:t>; in the counterbalanced version, d = right and a = left</w:t>
      </w:r>
      <w:ins w:id="17" w:author="dalan" w:date="2026-08-28T14:35:00Z">
        <w:r w:rsidR="009322EA">
          <w:t xml:space="preserve"> (left hand)</w:t>
        </w:r>
      </w:ins>
      <w:r>
        <w:t xml:space="preserve">). </w:t>
      </w:r>
      <w:ins w:id="18" w:author="dalan" w:date="2026-08-28T14:36:00Z">
        <w:r w:rsidR="003A4EA4">
          <w:t xml:space="preserve">Thus, </w:t>
        </w:r>
      </w:ins>
      <w:del w:id="19" w:author="dalan" w:date="2026-08-28T14:36:00Z">
        <w:r w:rsidDel="003A4EA4">
          <w:delText>T</w:delText>
        </w:r>
      </w:del>
      <w:ins w:id="20" w:author="dalan" w:date="2026-08-28T14:36:00Z">
        <w:r w:rsidR="003A4EA4">
          <w:t>t</w:t>
        </w:r>
      </w:ins>
      <w:r>
        <w:t>wo button pairs were used across the two keypress tasks of the trial — a/d and 4/6</w:t>
      </w:r>
      <w:ins w:id="21" w:author="dalan" w:date="2026-08-28T14:36:00Z">
        <w:r w:rsidR="003A4EA4">
          <w:t xml:space="preserve">, </w:t>
        </w:r>
      </w:ins>
      <w:del w:id="22" w:author="dalan" w:date="2026-08-28T14:36:00Z">
        <w:r w:rsidDel="003A4EA4">
          <w:delText xml:space="preserve"> </w:delText>
        </w:r>
        <w:r w:rsidDel="003A4EA4">
          <w:delText xml:space="preserve">— and their assignment to the two tasks was </w:delText>
        </w:r>
      </w:del>
      <w:r>
        <w:t>counterbalanced across part</w:t>
      </w:r>
      <w:r>
        <w:t>icipants</w:t>
      </w:r>
      <w:ins w:id="23" w:author="dalan" w:date="2026-08-28T14:36:00Z">
        <w:r w:rsidR="003A4EA4">
          <w:t>.</w:t>
        </w:r>
      </w:ins>
      <w:del w:id="24" w:author="dalan" w:date="2026-08-28T14:36:00Z">
        <w:r w:rsidDel="003A4EA4">
          <w:delText>: for half of the participants, the target-discrimination response used the a/d pair while the direction-selection response used the 4/6 pair, and for the other half this assignment was reversed.</w:delText>
        </w:r>
      </w:del>
      <w:r>
        <w:t xml:space="preserve"> The color-to-button (stimulus–response) mapping was </w:t>
      </w:r>
      <w:r>
        <w:t>likewise counterbalanced across participants</w:t>
      </w:r>
      <w:ins w:id="25" w:author="dalan" w:date="2026-08-28T14:37:00Z">
        <w:r w:rsidR="003A4EA4">
          <w:t xml:space="preserve"> with the use of the same button pairs</w:t>
        </w:r>
      </w:ins>
      <w:del w:id="26" w:author="dalan" w:date="2026-08-28T14:37:00Z">
        <w:r w:rsidDel="003A4EA4">
          <w:delText>.</w:delText>
        </w:r>
      </w:del>
    </w:p>
    <w:p w14:paraId="4B0E1B15" w14:textId="77777777" w:rsidR="003A4EA4" w:rsidRPr="00AF3CA9" w:rsidDel="00AF3CA9" w:rsidRDefault="003A4EA4" w:rsidP="003A4EA4">
      <w:pPr>
        <w:pStyle w:val="BodyText"/>
        <w:rPr>
          <w:del w:id="27" w:author="dalan" w:date="2026-08-28T14:39:00Z"/>
        </w:rPr>
        <w:pPrChange w:id="28" w:author="dalan" w:date="2026-08-28T14:37:00Z">
          <w:pPr>
            <w:pStyle w:val="FirstParagraph"/>
          </w:pPr>
        </w:pPrChange>
      </w:pPr>
    </w:p>
    <w:p w14:paraId="7731D73C" w14:textId="77777777" w:rsidR="00F60969" w:rsidRDefault="00B23F68">
      <w:pPr>
        <w:pStyle w:val="Heading2"/>
      </w:pPr>
      <w:bookmarkStart w:id="29" w:name="results-and-discussion"/>
      <w:bookmarkEnd w:id="2"/>
      <w:r>
        <w:t>Results and Discussion</w:t>
      </w:r>
    </w:p>
    <w:p w14:paraId="4E1B0B23" w14:textId="77777777" w:rsidR="00F60969" w:rsidRDefault="00B23F68">
      <w:pPr>
        <w:pStyle w:val="FirstParagraph"/>
      </w:pPr>
      <w:r>
        <w:rPr>
          <w:b/>
          <w:bCs/>
        </w:rPr>
        <w:t>Data Exclusion and Final Sample</w:t>
      </w:r>
    </w:p>
    <w:p w14:paraId="7E871EBE" w14:textId="6857008C" w:rsidR="00F60969" w:rsidRDefault="00B23F68">
      <w:pPr>
        <w:pStyle w:val="BodyText"/>
      </w:pPr>
      <w:del w:id="30" w:author="dalan" w:date="2026-08-28T14:41:00Z">
        <w:r w:rsidDel="00AF3CA9">
          <w:delText xml:space="preserve">Data were initially collected from 55 participants. </w:delText>
        </w:r>
      </w:del>
      <w:ins w:id="31" w:author="dalan" w:date="2026-08-28T15:03:00Z">
        <w:r w:rsidR="007B25DC">
          <w:t xml:space="preserve">Out of 55, </w:t>
        </w:r>
      </w:ins>
      <w:del w:id="32" w:author="dalan" w:date="2026-08-28T15:03:00Z">
        <w:r w:rsidDel="007B25DC">
          <w:delText>T</w:delText>
        </w:r>
      </w:del>
      <w:ins w:id="33" w:author="dalan" w:date="2026-08-28T15:03:00Z">
        <w:r w:rsidR="007B25DC">
          <w:t>t</w:t>
        </w:r>
      </w:ins>
      <w:r>
        <w:t>hree participants were excluded (as mentioned above</w:t>
      </w:r>
      <w:ins w:id="34" w:author="dalan" w:date="2026-08-28T14:41:00Z">
        <w:r w:rsidR="00AF3CA9">
          <w:t xml:space="preserve"> ?</w:t>
        </w:r>
      </w:ins>
      <w:r>
        <w:t>) due to technical issues encountered during data c</w:t>
      </w:r>
      <w:r>
        <w:t>ollection and are not present in the dataset, leaving data from 52 participants. Eight participants were excluded because their accuracy in the main experimental phase was below 85%, resulting in a sample of 44 participants</w:t>
      </w:r>
      <w:del w:id="35" w:author="dalan" w:date="2026-08-28T14:42:00Z">
        <w:r w:rsidDel="00AF3CA9">
          <w:delText>, contributing a total of 7,392 t</w:delText>
        </w:r>
        <w:r w:rsidDel="00AF3CA9">
          <w:delText>rials.</w:delText>
        </w:r>
      </w:del>
      <w:ins w:id="36" w:author="dalan" w:date="2026-08-28T14:42:00Z">
        <w:r w:rsidR="00AF3CA9">
          <w:t>-</w:t>
        </w:r>
      </w:ins>
    </w:p>
    <w:p w14:paraId="20B367D8" w14:textId="77777777" w:rsidR="00F60969" w:rsidRDefault="00B23F68">
      <w:pPr>
        <w:pStyle w:val="BodyText"/>
      </w:pPr>
      <w:r>
        <w:t>Two further participants were excluded based on predefined questionnaire data-quality criteria: participants who showed invariant responding across items - defined as low response variance or straight-lining (i.e., 75% or more identical responses co</w:t>
      </w:r>
      <w:r>
        <w:t>mbined with a low condition-level response range) - were excluded, as such patterns are commonly interpreted as non-engaged or automated responding (Meade &amp; Craig, 2012). This resulted in a sample of 42 participants</w:t>
      </w:r>
      <w:del w:id="37" w:author="dalan" w:date="2026-08-28T14:42:00Z">
        <w:r w:rsidDel="00AF3CA9">
          <w:delText>, contributing 7,056 trials</w:delText>
        </w:r>
      </w:del>
      <w:r>
        <w:t>.</w:t>
      </w:r>
    </w:p>
    <w:p w14:paraId="1DA39706" w14:textId="65325798" w:rsidR="00F60969" w:rsidRDefault="00B23F68">
      <w:pPr>
        <w:pStyle w:val="BodyText"/>
      </w:pPr>
      <w:r>
        <w:t>From these t</w:t>
      </w:r>
      <w:r>
        <w:t xml:space="preserve">rials, 5.85% </w:t>
      </w:r>
      <w:del w:id="38" w:author="dalan" w:date="2026-08-28T14:42:00Z">
        <w:r w:rsidDel="00AF3CA9">
          <w:delText xml:space="preserve">(413 trials) </w:delText>
        </w:r>
      </w:del>
      <w:r>
        <w:t>were removed as error trials</w:t>
      </w:r>
      <w:del w:id="39" w:author="dalan" w:date="2026-08-28T14:42:00Z">
        <w:r w:rsidDel="00AF3CA9">
          <w:delText xml:space="preserve">, leaving 6,643 trials. </w:delText>
        </w:r>
      </w:del>
      <w:r>
        <w:t xml:space="preserve">Trials with a reaction time below </w:t>
      </w:r>
      <w:commentRangeStart w:id="40"/>
      <w:r>
        <w:t xml:space="preserve">200 ms </w:t>
      </w:r>
      <w:commentRangeEnd w:id="40"/>
      <w:r w:rsidR="00AF3CA9">
        <w:rPr>
          <w:rStyle w:val="CommentReference"/>
        </w:rPr>
        <w:commentReference w:id="40"/>
      </w:r>
      <w:r>
        <w:t>were then excluded as physiologically implausible for this task (</w:t>
      </w:r>
      <w:del w:id="41" w:author="dalan" w:date="2026-08-28T14:43:00Z">
        <w:r w:rsidDel="00AF3CA9">
          <w:delText xml:space="preserve">13 trials, </w:delText>
        </w:r>
      </w:del>
      <w:r>
        <w:t>0.20%, spread across 6 participants</w:t>
      </w:r>
      <w:del w:id="42" w:author="dalan" w:date="2026-08-28T14:43:00Z">
        <w:r w:rsidDel="005560BC">
          <w:delText xml:space="preserve">), leaving 6,630 </w:delText>
        </w:r>
        <w:commentRangeStart w:id="43"/>
        <w:r w:rsidDel="005560BC">
          <w:delText>trials</w:delText>
        </w:r>
      </w:del>
      <w:commentRangeEnd w:id="43"/>
      <w:r w:rsidR="005560BC">
        <w:rPr>
          <w:rStyle w:val="CommentReference"/>
        </w:rPr>
        <w:commentReference w:id="43"/>
      </w:r>
      <w:del w:id="44" w:author="dalan" w:date="2026-08-28T14:43:00Z">
        <w:r w:rsidDel="005560BC">
          <w:delText>.</w:delText>
        </w:r>
      </w:del>
      <w:r>
        <w:t xml:space="preserve"> A</w:t>
      </w:r>
      <w:r>
        <w:t xml:space="preserve"> further 4.74% </w:t>
      </w:r>
      <w:del w:id="45" w:author="dalan" w:date="2026-08-28T14:44:00Z">
        <w:r w:rsidDel="005560BC">
          <w:delText xml:space="preserve">(314 trials) </w:delText>
        </w:r>
      </w:del>
      <w:r>
        <w:t>were excluded because their remaining reaction times deviated by more than 2 standard deviations from the mean</w:t>
      </w:r>
      <w:ins w:id="46" w:author="dalan" w:date="2026-08-28T14:44:00Z">
        <w:r w:rsidR="005560BC">
          <w:t xml:space="preserve"> </w:t>
        </w:r>
      </w:ins>
      <w:del w:id="47" w:author="dalan" w:date="2026-08-28T14:44:00Z">
        <w:r w:rsidDel="005560BC">
          <w:delText>,</w:delText>
        </w:r>
        <w:r w:rsidDel="005560BC">
          <w:delText xml:space="preserve"> </w:delText>
        </w:r>
      </w:del>
      <w:r>
        <w:t xml:space="preserve">calculated separately </w:t>
      </w:r>
      <w:del w:id="48" w:author="dalan" w:date="2026-08-28T14:45:00Z">
        <w:r w:rsidDel="005560BC">
          <w:delText>for each</w:delText>
        </w:r>
      </w:del>
      <w:ins w:id="49" w:author="dalan" w:date="2026-08-28T14:45:00Z">
        <w:r w:rsidR="005560BC">
          <w:t>per</w:t>
        </w:r>
      </w:ins>
      <w:r>
        <w:t xml:space="preserve"> participant and condition</w:t>
      </w:r>
      <w:del w:id="50" w:author="dalan" w:date="2026-08-28T14:44:00Z">
        <w:r w:rsidDel="005560BC">
          <w:delText>, leaving 6,316 trials.</w:delText>
        </w:r>
      </w:del>
      <w:ins w:id="51" w:author="dalan" w:date="2026-08-28T14:45:00Z">
        <w:r w:rsidR="005560BC">
          <w:t xml:space="preserve"> So, overall, you have %%% of data?</w:t>
        </w:r>
      </w:ins>
    </w:p>
    <w:p w14:paraId="27E57495" w14:textId="77777777" w:rsidR="00F60969" w:rsidRDefault="00B23F68">
      <w:pPr>
        <w:pStyle w:val="BodyText"/>
      </w:pPr>
      <w:r>
        <w:lastRenderedPageBreak/>
        <w:t>One further participant was excluded</w:t>
      </w:r>
      <w:r>
        <w:t xml:space="preserve"> because their overall mean reaction time exceeded the group mean by more than 2 standard deviations (cutoff: 701.1 ms, participant’s mean: 747.4 ms).</w:t>
      </w:r>
    </w:p>
    <w:p w14:paraId="28B642D6" w14:textId="08A36105" w:rsidR="00F60969" w:rsidRDefault="00B23F68">
      <w:pPr>
        <w:pStyle w:val="BodyText"/>
        <w:rPr>
          <w:ins w:id="52" w:author="dalan" w:date="2026-08-28T14:45:00Z"/>
        </w:rPr>
      </w:pPr>
      <w:r>
        <w:t>The final analyses were therefore conducted on data from 41 participants.</w:t>
      </w:r>
      <w:ins w:id="53" w:author="dalan" w:date="2026-08-28T14:45:00Z">
        <w:r w:rsidR="005560BC">
          <w:t xml:space="preserve"> </w:t>
        </w:r>
      </w:ins>
    </w:p>
    <w:p w14:paraId="7ECDB8AE" w14:textId="2AA3BE95" w:rsidR="005560BC" w:rsidRDefault="005560BC">
      <w:pPr>
        <w:pStyle w:val="BodyText"/>
        <w:rPr>
          <w:ins w:id="54" w:author="dalan" w:date="2026-08-28T14:46:00Z"/>
        </w:rPr>
      </w:pPr>
      <w:ins w:id="55" w:author="dalan" w:date="2026-08-28T14:45:00Z">
        <w:r>
          <w:t>Calculate the power!</w:t>
        </w:r>
      </w:ins>
      <w:ins w:id="56" w:author="dalan" w:date="2026-08-28T14:46:00Z">
        <w:r>
          <w:t xml:space="preserve"> Use G*power for that.</w:t>
        </w:r>
      </w:ins>
    </w:p>
    <w:p w14:paraId="66D32D13" w14:textId="77777777" w:rsidR="005560BC" w:rsidRDefault="005560BC">
      <w:pPr>
        <w:pStyle w:val="BodyText"/>
      </w:pPr>
    </w:p>
    <w:p w14:paraId="732EC2E3" w14:textId="59846A8B" w:rsidR="00F60969" w:rsidRDefault="00B23F68">
      <w:pPr>
        <w:pStyle w:val="BodyText"/>
      </w:pPr>
      <w:del w:id="57" w:author="dalan" w:date="2026-08-28T14:47:00Z">
        <w:r w:rsidDel="000C01CC">
          <w:rPr>
            <w:b/>
            <w:bCs/>
          </w:rPr>
          <w:delText>Reaction Time, Gaze Cueing, and</w:delText>
        </w:r>
        <w:r w:rsidDel="000C01CC">
          <w:rPr>
            <w:b/>
            <w:bCs/>
          </w:rPr>
          <w:delText xml:space="preserve"> Sense of Agency</w:delText>
        </w:r>
      </w:del>
      <w:ins w:id="58" w:author="dalan" w:date="2026-08-28T14:47:00Z">
        <w:r w:rsidR="000C01CC">
          <w:rPr>
            <w:b/>
            <w:bCs/>
          </w:rPr>
          <w:t>Results and DIscussion</w:t>
        </w:r>
      </w:ins>
    </w:p>
    <w:p w14:paraId="2792DD07" w14:textId="77777777" w:rsidR="000C01CC" w:rsidRDefault="000C01CC">
      <w:pPr>
        <w:pStyle w:val="BodyText"/>
        <w:rPr>
          <w:ins w:id="59" w:author="dalan" w:date="2026-08-28T14:48:00Z"/>
          <w:b/>
          <w:bCs/>
        </w:rPr>
      </w:pPr>
      <w:ins w:id="60" w:author="dalan" w:date="2026-08-28T14:48:00Z">
        <w:r>
          <w:rPr>
            <w:b/>
            <w:bCs/>
          </w:rPr>
          <w:t>Reaction time</w:t>
        </w:r>
      </w:ins>
    </w:p>
    <w:p w14:paraId="63F772AD" w14:textId="46C25064" w:rsidR="00F60969" w:rsidRDefault="00B23F68">
      <w:pPr>
        <w:pStyle w:val="BodyText"/>
      </w:pPr>
      <w:r>
        <w:rPr>
          <w:b/>
          <w:bCs/>
        </w:rPr>
        <w:t>Descriptive statistics</w:t>
      </w:r>
    </w:p>
    <w:p w14:paraId="26F74C90" w14:textId="34EB48E8" w:rsidR="00F60969" w:rsidRDefault="00B23F68">
      <w:pPr>
        <w:pStyle w:val="BodyText"/>
      </w:pPr>
      <w:r>
        <w:t>Descriptive statistics were computed for reaction times (RTs) in the main experimental phase as a function of gaze congruency (congruent vs. incongruent) and action consistency (consistent, inconsistent, control). Me</w:t>
      </w:r>
      <w:r>
        <w:t>ans and standard deviations for each condition are presented in Table X.</w:t>
      </w:r>
      <w:ins w:id="61" w:author="dalan" w:date="2026-08-28T14:48:00Z">
        <w:r w:rsidR="00B646B1">
          <w:t xml:space="preserve"> you need CI – it’s a must. Also, you never present  decimals in </w:t>
        </w:r>
      </w:ins>
      <w:ins w:id="62" w:author="dalan" w:date="2026-08-28T14:49:00Z">
        <w:r w:rsidR="00B646B1">
          <w:t>RTs, round. Also – your table is uncomprehensible. Please, have a look how people do it and do it properly.</w:t>
        </w:r>
      </w:ins>
    </w:p>
    <w:tbl>
      <w:tblPr>
        <w:tblStyle w:val="Table"/>
        <w:tblW w:w="0" w:type="auto"/>
        <w:tblLook w:val="0020" w:firstRow="1" w:lastRow="0" w:firstColumn="0" w:lastColumn="0" w:noHBand="0" w:noVBand="0"/>
      </w:tblPr>
      <w:tblGrid>
        <w:gridCol w:w="2885"/>
        <w:gridCol w:w="750"/>
        <w:gridCol w:w="1363"/>
        <w:gridCol w:w="817"/>
        <w:gridCol w:w="617"/>
        <w:gridCol w:w="670"/>
      </w:tblGrid>
      <w:tr w:rsidR="00F60969" w14:paraId="78F1EACE" w14:textId="77777777" w:rsidTr="00F60969">
        <w:trPr>
          <w:cnfStyle w:val="100000000000" w:firstRow="1" w:lastRow="0" w:firstColumn="0" w:lastColumn="0" w:oddVBand="0" w:evenVBand="0" w:oddHBand="0" w:evenHBand="0" w:firstRowFirstColumn="0" w:firstRowLastColumn="0" w:lastRowFirstColumn="0" w:lastRowLastColumn="0"/>
          <w:tblHeader/>
        </w:trPr>
        <w:tc>
          <w:tcPr>
            <w:tcW w:w="0" w:type="auto"/>
          </w:tcPr>
          <w:p w14:paraId="7840F17F" w14:textId="77777777" w:rsidR="00F60969" w:rsidRDefault="00B23F68">
            <w:pPr>
              <w:pStyle w:val="Compact"/>
            </w:pPr>
            <w:r>
              <w:t>Condition</w:t>
            </w:r>
          </w:p>
        </w:tc>
        <w:tc>
          <w:tcPr>
            <w:tcW w:w="0" w:type="auto"/>
          </w:tcPr>
          <w:p w14:paraId="6E7D9663" w14:textId="77777777" w:rsidR="00F60969" w:rsidRDefault="00B23F68">
            <w:pPr>
              <w:pStyle w:val="Compact"/>
              <w:jc w:val="center"/>
            </w:pPr>
            <w:r>
              <w:t>Valid</w:t>
            </w:r>
          </w:p>
        </w:tc>
        <w:tc>
          <w:tcPr>
            <w:tcW w:w="0" w:type="auto"/>
          </w:tcPr>
          <w:p w14:paraId="62FF3A8A" w14:textId="77777777" w:rsidR="00F60969" w:rsidRDefault="00B23F68">
            <w:pPr>
              <w:pStyle w:val="Compact"/>
              <w:jc w:val="center"/>
            </w:pPr>
            <w:r>
              <w:t>Mean (ms)</w:t>
            </w:r>
          </w:p>
        </w:tc>
        <w:tc>
          <w:tcPr>
            <w:tcW w:w="0" w:type="auto"/>
          </w:tcPr>
          <w:p w14:paraId="7475B398" w14:textId="77777777" w:rsidR="00F60969" w:rsidRDefault="00B23F68">
            <w:pPr>
              <w:pStyle w:val="Compact"/>
              <w:jc w:val="center"/>
            </w:pPr>
            <w:r>
              <w:t>SD</w:t>
            </w:r>
          </w:p>
        </w:tc>
        <w:tc>
          <w:tcPr>
            <w:tcW w:w="0" w:type="auto"/>
          </w:tcPr>
          <w:p w14:paraId="6277CAE6" w14:textId="77777777" w:rsidR="00F60969" w:rsidRDefault="00B23F68">
            <w:pPr>
              <w:pStyle w:val="Compact"/>
              <w:jc w:val="center"/>
            </w:pPr>
            <w:r>
              <w:t>Min</w:t>
            </w:r>
          </w:p>
        </w:tc>
        <w:tc>
          <w:tcPr>
            <w:tcW w:w="0" w:type="auto"/>
          </w:tcPr>
          <w:p w14:paraId="28AFBCFC" w14:textId="77777777" w:rsidR="00F60969" w:rsidRDefault="00B23F68">
            <w:pPr>
              <w:pStyle w:val="Compact"/>
              <w:jc w:val="center"/>
            </w:pPr>
            <w:r>
              <w:t>Max</w:t>
            </w:r>
          </w:p>
        </w:tc>
      </w:tr>
      <w:tr w:rsidR="00F60969" w14:paraId="5A7ECF57" w14:textId="77777777">
        <w:tc>
          <w:tcPr>
            <w:tcW w:w="0" w:type="auto"/>
          </w:tcPr>
          <w:p w14:paraId="73C9EA2D" w14:textId="77777777" w:rsidR="00F60969" w:rsidRDefault="00B23F68">
            <w:pPr>
              <w:pStyle w:val="Compact"/>
            </w:pPr>
            <w:r>
              <w:t>Congruent – Consistent</w:t>
            </w:r>
          </w:p>
        </w:tc>
        <w:tc>
          <w:tcPr>
            <w:tcW w:w="0" w:type="auto"/>
          </w:tcPr>
          <w:p w14:paraId="2429BE9B" w14:textId="77777777" w:rsidR="00F60969" w:rsidRDefault="00B23F68">
            <w:pPr>
              <w:pStyle w:val="Compact"/>
              <w:jc w:val="center"/>
            </w:pPr>
            <w:r>
              <w:t>41</w:t>
            </w:r>
          </w:p>
        </w:tc>
        <w:tc>
          <w:tcPr>
            <w:tcW w:w="0" w:type="auto"/>
          </w:tcPr>
          <w:p w14:paraId="7081F654" w14:textId="77777777" w:rsidR="00F60969" w:rsidRDefault="00B23F68">
            <w:pPr>
              <w:pStyle w:val="Compact"/>
              <w:jc w:val="center"/>
            </w:pPr>
            <w:r>
              <w:t>500.95</w:t>
            </w:r>
          </w:p>
        </w:tc>
        <w:tc>
          <w:tcPr>
            <w:tcW w:w="0" w:type="auto"/>
          </w:tcPr>
          <w:p w14:paraId="44D3F34B" w14:textId="77777777" w:rsidR="00F60969" w:rsidRDefault="00B23F68">
            <w:pPr>
              <w:pStyle w:val="Compact"/>
              <w:jc w:val="center"/>
            </w:pPr>
            <w:r>
              <w:t>84.82</w:t>
            </w:r>
          </w:p>
        </w:tc>
        <w:tc>
          <w:tcPr>
            <w:tcW w:w="0" w:type="auto"/>
          </w:tcPr>
          <w:p w14:paraId="12296AFA" w14:textId="77777777" w:rsidR="00F60969" w:rsidRDefault="00B23F68">
            <w:pPr>
              <w:pStyle w:val="Compact"/>
              <w:jc w:val="center"/>
            </w:pPr>
            <w:r>
              <w:t>351</w:t>
            </w:r>
          </w:p>
        </w:tc>
        <w:tc>
          <w:tcPr>
            <w:tcW w:w="0" w:type="auto"/>
          </w:tcPr>
          <w:p w14:paraId="59F9AD6B" w14:textId="77777777" w:rsidR="00F60969" w:rsidRDefault="00B23F68">
            <w:pPr>
              <w:pStyle w:val="Compact"/>
              <w:jc w:val="center"/>
            </w:pPr>
            <w:r>
              <w:t>681</w:t>
            </w:r>
          </w:p>
        </w:tc>
      </w:tr>
      <w:tr w:rsidR="00F60969" w14:paraId="3BE65798" w14:textId="77777777">
        <w:tc>
          <w:tcPr>
            <w:tcW w:w="0" w:type="auto"/>
          </w:tcPr>
          <w:p w14:paraId="4DE524E8" w14:textId="77777777" w:rsidR="00F60969" w:rsidRDefault="00B23F68">
            <w:pPr>
              <w:pStyle w:val="Compact"/>
            </w:pPr>
            <w:r>
              <w:t>Congruent – Control</w:t>
            </w:r>
          </w:p>
        </w:tc>
        <w:tc>
          <w:tcPr>
            <w:tcW w:w="0" w:type="auto"/>
          </w:tcPr>
          <w:p w14:paraId="6AC5AC20" w14:textId="77777777" w:rsidR="00F60969" w:rsidRDefault="00B23F68">
            <w:pPr>
              <w:pStyle w:val="Compact"/>
              <w:jc w:val="center"/>
            </w:pPr>
            <w:r>
              <w:t>41</w:t>
            </w:r>
          </w:p>
        </w:tc>
        <w:tc>
          <w:tcPr>
            <w:tcW w:w="0" w:type="auto"/>
          </w:tcPr>
          <w:p w14:paraId="3C692B48" w14:textId="77777777" w:rsidR="00F60969" w:rsidRDefault="00B23F68">
            <w:pPr>
              <w:pStyle w:val="Compact"/>
              <w:jc w:val="center"/>
            </w:pPr>
            <w:r>
              <w:t>521.58</w:t>
            </w:r>
          </w:p>
        </w:tc>
        <w:tc>
          <w:tcPr>
            <w:tcW w:w="0" w:type="auto"/>
          </w:tcPr>
          <w:p w14:paraId="29AE331D" w14:textId="77777777" w:rsidR="00F60969" w:rsidRDefault="00B23F68">
            <w:pPr>
              <w:pStyle w:val="Compact"/>
              <w:jc w:val="center"/>
            </w:pPr>
            <w:r>
              <w:t>99.42</w:t>
            </w:r>
          </w:p>
        </w:tc>
        <w:tc>
          <w:tcPr>
            <w:tcW w:w="0" w:type="auto"/>
          </w:tcPr>
          <w:p w14:paraId="1AEB9DBA" w14:textId="77777777" w:rsidR="00F60969" w:rsidRDefault="00B23F68">
            <w:pPr>
              <w:pStyle w:val="Compact"/>
              <w:jc w:val="center"/>
            </w:pPr>
            <w:r>
              <w:t>340</w:t>
            </w:r>
          </w:p>
        </w:tc>
        <w:tc>
          <w:tcPr>
            <w:tcW w:w="0" w:type="auto"/>
          </w:tcPr>
          <w:p w14:paraId="5C0EB944" w14:textId="77777777" w:rsidR="00F60969" w:rsidRDefault="00B23F68">
            <w:pPr>
              <w:pStyle w:val="Compact"/>
              <w:jc w:val="center"/>
            </w:pPr>
            <w:r>
              <w:t>812</w:t>
            </w:r>
          </w:p>
        </w:tc>
      </w:tr>
      <w:tr w:rsidR="00F60969" w14:paraId="78971D1F" w14:textId="77777777">
        <w:tc>
          <w:tcPr>
            <w:tcW w:w="0" w:type="auto"/>
          </w:tcPr>
          <w:p w14:paraId="0EBB3FA8" w14:textId="77777777" w:rsidR="00F60969" w:rsidRDefault="00B23F68">
            <w:pPr>
              <w:pStyle w:val="Compact"/>
            </w:pPr>
            <w:r>
              <w:t>Congruent – Inconsistent</w:t>
            </w:r>
          </w:p>
        </w:tc>
        <w:tc>
          <w:tcPr>
            <w:tcW w:w="0" w:type="auto"/>
          </w:tcPr>
          <w:p w14:paraId="4085D6EA" w14:textId="77777777" w:rsidR="00F60969" w:rsidRDefault="00B23F68">
            <w:pPr>
              <w:pStyle w:val="Compact"/>
              <w:jc w:val="center"/>
            </w:pPr>
            <w:r>
              <w:t>41</w:t>
            </w:r>
          </w:p>
        </w:tc>
        <w:tc>
          <w:tcPr>
            <w:tcW w:w="0" w:type="auto"/>
          </w:tcPr>
          <w:p w14:paraId="6992A267" w14:textId="77777777" w:rsidR="00F60969" w:rsidRDefault="00B23F68">
            <w:pPr>
              <w:pStyle w:val="Compact"/>
              <w:jc w:val="center"/>
            </w:pPr>
            <w:r>
              <w:t>511.69</w:t>
            </w:r>
          </w:p>
        </w:tc>
        <w:tc>
          <w:tcPr>
            <w:tcW w:w="0" w:type="auto"/>
          </w:tcPr>
          <w:p w14:paraId="396D29A0" w14:textId="77777777" w:rsidR="00F60969" w:rsidRDefault="00B23F68">
            <w:pPr>
              <w:pStyle w:val="Compact"/>
              <w:jc w:val="center"/>
            </w:pPr>
            <w:r>
              <w:t>89.01</w:t>
            </w:r>
          </w:p>
        </w:tc>
        <w:tc>
          <w:tcPr>
            <w:tcW w:w="0" w:type="auto"/>
          </w:tcPr>
          <w:p w14:paraId="2BE2C1A8" w14:textId="77777777" w:rsidR="00F60969" w:rsidRDefault="00B23F68">
            <w:pPr>
              <w:pStyle w:val="Compact"/>
              <w:jc w:val="center"/>
            </w:pPr>
            <w:r>
              <w:t>364</w:t>
            </w:r>
          </w:p>
        </w:tc>
        <w:tc>
          <w:tcPr>
            <w:tcW w:w="0" w:type="auto"/>
          </w:tcPr>
          <w:p w14:paraId="352C1E67" w14:textId="77777777" w:rsidR="00F60969" w:rsidRDefault="00B23F68">
            <w:pPr>
              <w:pStyle w:val="Compact"/>
              <w:jc w:val="center"/>
            </w:pPr>
            <w:r>
              <w:t>723</w:t>
            </w:r>
          </w:p>
        </w:tc>
      </w:tr>
    </w:tbl>
    <w:p w14:paraId="584527F2" w14:textId="77777777" w:rsidR="00F60969" w:rsidRDefault="00F60969"/>
    <w:tbl>
      <w:tblPr>
        <w:tblStyle w:val="Table"/>
        <w:tblW w:w="0" w:type="auto"/>
        <w:tblLook w:val="0020" w:firstRow="1" w:lastRow="0" w:firstColumn="0" w:lastColumn="0" w:noHBand="0" w:noVBand="0"/>
      </w:tblPr>
      <w:tblGrid>
        <w:gridCol w:w="3032"/>
        <w:gridCol w:w="750"/>
        <w:gridCol w:w="1363"/>
        <w:gridCol w:w="817"/>
        <w:gridCol w:w="617"/>
        <w:gridCol w:w="670"/>
      </w:tblGrid>
      <w:tr w:rsidR="00F60969" w14:paraId="4664808B" w14:textId="77777777" w:rsidTr="00F60969">
        <w:trPr>
          <w:cnfStyle w:val="100000000000" w:firstRow="1" w:lastRow="0" w:firstColumn="0" w:lastColumn="0" w:oddVBand="0" w:evenVBand="0" w:oddHBand="0" w:evenHBand="0" w:firstRowFirstColumn="0" w:firstRowLastColumn="0" w:lastRowFirstColumn="0" w:lastRowLastColumn="0"/>
          <w:tblHeader/>
        </w:trPr>
        <w:tc>
          <w:tcPr>
            <w:tcW w:w="0" w:type="auto"/>
          </w:tcPr>
          <w:p w14:paraId="701A4827" w14:textId="77777777" w:rsidR="00F60969" w:rsidRDefault="00B23F68">
            <w:pPr>
              <w:pStyle w:val="Compact"/>
            </w:pPr>
            <w:r>
              <w:t>Condition</w:t>
            </w:r>
          </w:p>
        </w:tc>
        <w:tc>
          <w:tcPr>
            <w:tcW w:w="0" w:type="auto"/>
          </w:tcPr>
          <w:p w14:paraId="3B4EE6D2" w14:textId="77777777" w:rsidR="00F60969" w:rsidRDefault="00B23F68">
            <w:pPr>
              <w:pStyle w:val="Compact"/>
              <w:jc w:val="center"/>
            </w:pPr>
            <w:r>
              <w:t>Valid</w:t>
            </w:r>
          </w:p>
        </w:tc>
        <w:tc>
          <w:tcPr>
            <w:tcW w:w="0" w:type="auto"/>
          </w:tcPr>
          <w:p w14:paraId="5CF9DA6F" w14:textId="77777777" w:rsidR="00F60969" w:rsidRDefault="00B23F68">
            <w:pPr>
              <w:pStyle w:val="Compact"/>
              <w:jc w:val="center"/>
            </w:pPr>
            <w:r>
              <w:t>Mean (ms)</w:t>
            </w:r>
          </w:p>
        </w:tc>
        <w:tc>
          <w:tcPr>
            <w:tcW w:w="0" w:type="auto"/>
          </w:tcPr>
          <w:p w14:paraId="783DAD7C" w14:textId="77777777" w:rsidR="00F60969" w:rsidRDefault="00B23F68">
            <w:pPr>
              <w:pStyle w:val="Compact"/>
              <w:jc w:val="center"/>
            </w:pPr>
            <w:r>
              <w:t>SD</w:t>
            </w:r>
          </w:p>
        </w:tc>
        <w:tc>
          <w:tcPr>
            <w:tcW w:w="0" w:type="auto"/>
          </w:tcPr>
          <w:p w14:paraId="71357417" w14:textId="77777777" w:rsidR="00F60969" w:rsidRDefault="00B23F68">
            <w:pPr>
              <w:pStyle w:val="Compact"/>
              <w:jc w:val="center"/>
            </w:pPr>
            <w:r>
              <w:t>Min</w:t>
            </w:r>
          </w:p>
        </w:tc>
        <w:tc>
          <w:tcPr>
            <w:tcW w:w="0" w:type="auto"/>
          </w:tcPr>
          <w:p w14:paraId="2AB394E9" w14:textId="77777777" w:rsidR="00F60969" w:rsidRDefault="00B23F68">
            <w:pPr>
              <w:pStyle w:val="Compact"/>
              <w:jc w:val="center"/>
            </w:pPr>
            <w:r>
              <w:t>Max</w:t>
            </w:r>
          </w:p>
        </w:tc>
      </w:tr>
      <w:tr w:rsidR="00F60969" w14:paraId="3268AA23" w14:textId="77777777">
        <w:tc>
          <w:tcPr>
            <w:tcW w:w="0" w:type="auto"/>
          </w:tcPr>
          <w:p w14:paraId="18A41C6E" w14:textId="77777777" w:rsidR="00F60969" w:rsidRDefault="00B23F68">
            <w:pPr>
              <w:pStyle w:val="Compact"/>
            </w:pPr>
            <w:r>
              <w:t>Incongruent – Consistent</w:t>
            </w:r>
          </w:p>
        </w:tc>
        <w:tc>
          <w:tcPr>
            <w:tcW w:w="0" w:type="auto"/>
          </w:tcPr>
          <w:p w14:paraId="6AE369D2" w14:textId="77777777" w:rsidR="00F60969" w:rsidRDefault="00B23F68">
            <w:pPr>
              <w:pStyle w:val="Compact"/>
              <w:jc w:val="center"/>
            </w:pPr>
            <w:r>
              <w:t>41</w:t>
            </w:r>
          </w:p>
        </w:tc>
        <w:tc>
          <w:tcPr>
            <w:tcW w:w="0" w:type="auto"/>
          </w:tcPr>
          <w:p w14:paraId="315F9088" w14:textId="77777777" w:rsidR="00F60969" w:rsidRDefault="00B23F68">
            <w:pPr>
              <w:pStyle w:val="Compact"/>
              <w:jc w:val="center"/>
            </w:pPr>
            <w:r>
              <w:t>515.98</w:t>
            </w:r>
          </w:p>
        </w:tc>
        <w:tc>
          <w:tcPr>
            <w:tcW w:w="0" w:type="auto"/>
          </w:tcPr>
          <w:p w14:paraId="3A3872F8" w14:textId="77777777" w:rsidR="00F60969" w:rsidRDefault="00B23F68">
            <w:pPr>
              <w:pStyle w:val="Compact"/>
              <w:jc w:val="center"/>
            </w:pPr>
            <w:r>
              <w:t>83.22</w:t>
            </w:r>
          </w:p>
        </w:tc>
        <w:tc>
          <w:tcPr>
            <w:tcW w:w="0" w:type="auto"/>
          </w:tcPr>
          <w:p w14:paraId="229F6B76" w14:textId="77777777" w:rsidR="00F60969" w:rsidRDefault="00B23F68">
            <w:pPr>
              <w:pStyle w:val="Compact"/>
              <w:jc w:val="center"/>
            </w:pPr>
            <w:r>
              <w:t>374</w:t>
            </w:r>
          </w:p>
        </w:tc>
        <w:tc>
          <w:tcPr>
            <w:tcW w:w="0" w:type="auto"/>
          </w:tcPr>
          <w:p w14:paraId="58EA5FC3" w14:textId="77777777" w:rsidR="00F60969" w:rsidRDefault="00B23F68">
            <w:pPr>
              <w:pStyle w:val="Compact"/>
              <w:jc w:val="center"/>
            </w:pPr>
            <w:r>
              <w:t>693</w:t>
            </w:r>
          </w:p>
        </w:tc>
      </w:tr>
      <w:tr w:rsidR="00F60969" w14:paraId="10AE3D6D" w14:textId="77777777">
        <w:tc>
          <w:tcPr>
            <w:tcW w:w="0" w:type="auto"/>
          </w:tcPr>
          <w:p w14:paraId="7453C293" w14:textId="77777777" w:rsidR="00F60969" w:rsidRDefault="00B23F68">
            <w:pPr>
              <w:pStyle w:val="Compact"/>
            </w:pPr>
            <w:r>
              <w:t>Incongruent – Control</w:t>
            </w:r>
          </w:p>
        </w:tc>
        <w:tc>
          <w:tcPr>
            <w:tcW w:w="0" w:type="auto"/>
          </w:tcPr>
          <w:p w14:paraId="4C5C74A4" w14:textId="77777777" w:rsidR="00F60969" w:rsidRDefault="00B23F68">
            <w:pPr>
              <w:pStyle w:val="Compact"/>
              <w:jc w:val="center"/>
            </w:pPr>
            <w:r>
              <w:t>41</w:t>
            </w:r>
          </w:p>
        </w:tc>
        <w:tc>
          <w:tcPr>
            <w:tcW w:w="0" w:type="auto"/>
          </w:tcPr>
          <w:p w14:paraId="11F39F82" w14:textId="77777777" w:rsidR="00F60969" w:rsidRDefault="00B23F68">
            <w:pPr>
              <w:pStyle w:val="Compact"/>
              <w:jc w:val="center"/>
            </w:pPr>
            <w:r>
              <w:t>535.71</w:t>
            </w:r>
          </w:p>
        </w:tc>
        <w:tc>
          <w:tcPr>
            <w:tcW w:w="0" w:type="auto"/>
          </w:tcPr>
          <w:p w14:paraId="4A3AEF3B" w14:textId="77777777" w:rsidR="00F60969" w:rsidRDefault="00B23F68">
            <w:pPr>
              <w:pStyle w:val="Compact"/>
              <w:jc w:val="center"/>
            </w:pPr>
            <w:r>
              <w:t>88.55</w:t>
            </w:r>
          </w:p>
        </w:tc>
        <w:tc>
          <w:tcPr>
            <w:tcW w:w="0" w:type="auto"/>
          </w:tcPr>
          <w:p w14:paraId="51F87C54" w14:textId="77777777" w:rsidR="00F60969" w:rsidRDefault="00B23F68">
            <w:pPr>
              <w:pStyle w:val="Compact"/>
              <w:jc w:val="center"/>
            </w:pPr>
            <w:r>
              <w:t>371</w:t>
            </w:r>
          </w:p>
        </w:tc>
        <w:tc>
          <w:tcPr>
            <w:tcW w:w="0" w:type="auto"/>
          </w:tcPr>
          <w:p w14:paraId="44C690CF" w14:textId="77777777" w:rsidR="00F60969" w:rsidRDefault="00B23F68">
            <w:pPr>
              <w:pStyle w:val="Compact"/>
              <w:jc w:val="center"/>
            </w:pPr>
            <w:r>
              <w:t>724</w:t>
            </w:r>
          </w:p>
        </w:tc>
      </w:tr>
      <w:tr w:rsidR="00F60969" w14:paraId="51C63A5A" w14:textId="77777777">
        <w:tc>
          <w:tcPr>
            <w:tcW w:w="0" w:type="auto"/>
          </w:tcPr>
          <w:p w14:paraId="07774B7A" w14:textId="77777777" w:rsidR="00F60969" w:rsidRDefault="00B23F68">
            <w:pPr>
              <w:pStyle w:val="Compact"/>
            </w:pPr>
            <w:r>
              <w:t>Incongruent – Inconsistent</w:t>
            </w:r>
          </w:p>
        </w:tc>
        <w:tc>
          <w:tcPr>
            <w:tcW w:w="0" w:type="auto"/>
          </w:tcPr>
          <w:p w14:paraId="069748BD" w14:textId="77777777" w:rsidR="00F60969" w:rsidRDefault="00B23F68">
            <w:pPr>
              <w:pStyle w:val="Compact"/>
              <w:jc w:val="center"/>
            </w:pPr>
            <w:r>
              <w:t>41</w:t>
            </w:r>
          </w:p>
        </w:tc>
        <w:tc>
          <w:tcPr>
            <w:tcW w:w="0" w:type="auto"/>
          </w:tcPr>
          <w:p w14:paraId="74CE1DB9" w14:textId="77777777" w:rsidR="00F60969" w:rsidRDefault="00B23F68">
            <w:pPr>
              <w:pStyle w:val="Compact"/>
              <w:jc w:val="center"/>
            </w:pPr>
            <w:r>
              <w:t>516.68</w:t>
            </w:r>
          </w:p>
        </w:tc>
        <w:tc>
          <w:tcPr>
            <w:tcW w:w="0" w:type="auto"/>
          </w:tcPr>
          <w:p w14:paraId="225742B6" w14:textId="77777777" w:rsidR="00F60969" w:rsidRDefault="00B23F68">
            <w:pPr>
              <w:pStyle w:val="Compact"/>
              <w:jc w:val="center"/>
            </w:pPr>
            <w:r>
              <w:t>80.33</w:t>
            </w:r>
          </w:p>
        </w:tc>
        <w:tc>
          <w:tcPr>
            <w:tcW w:w="0" w:type="auto"/>
          </w:tcPr>
          <w:p w14:paraId="08A70761" w14:textId="77777777" w:rsidR="00F60969" w:rsidRDefault="00B23F68">
            <w:pPr>
              <w:pStyle w:val="Compact"/>
              <w:jc w:val="center"/>
            </w:pPr>
            <w:r>
              <w:t>344</w:t>
            </w:r>
          </w:p>
        </w:tc>
        <w:tc>
          <w:tcPr>
            <w:tcW w:w="0" w:type="auto"/>
          </w:tcPr>
          <w:p w14:paraId="0AD2BDC1" w14:textId="77777777" w:rsidR="00F60969" w:rsidRDefault="00B23F68">
            <w:pPr>
              <w:pStyle w:val="Compact"/>
              <w:jc w:val="center"/>
            </w:pPr>
            <w:r>
              <w:t>665</w:t>
            </w:r>
          </w:p>
        </w:tc>
      </w:tr>
    </w:tbl>
    <w:p w14:paraId="3CB9731A" w14:textId="77777777" w:rsidR="00F60969" w:rsidRDefault="00B23F68">
      <w:pPr>
        <w:pStyle w:val="BodyText"/>
      </w:pPr>
      <w:r>
        <w:t>Table X: Mean RTs and standard deviations (SD) per condition, ms.</w:t>
      </w:r>
    </w:p>
    <w:p w14:paraId="31816F35" w14:textId="77777777" w:rsidR="00F60969" w:rsidRDefault="00B23F68">
      <w:pPr>
        <w:pStyle w:val="BodyText"/>
      </w:pPr>
      <w:commentRangeStart w:id="63"/>
      <w:r>
        <w:t>Overall, reaction times tended to be faster in gaze-congruent than in gaze-incongruent trials, and faster in the active conditions than in control. The fastest responses were observed in the congruent-consistent condition (M = 500.95 ms, SD = 84.82), in wh</w:t>
      </w:r>
      <w:r>
        <w:t xml:space="preserve">ich the participant’s selected direction, the gaze direction, and the target appearance were synchronized. The slowest responses were observed in the incongruent-control condition (M = 535.71 ms, SD = 88.55), where no target selection was executed and the </w:t>
      </w:r>
      <w:r>
        <w:t>gaze moved to the side opposite the target.</w:t>
      </w:r>
    </w:p>
    <w:p w14:paraId="4D941806" w14:textId="77777777" w:rsidR="00F60969" w:rsidRDefault="00B23F68">
      <w:pPr>
        <w:pStyle w:val="BodyText"/>
      </w:pPr>
      <w:r>
        <w:t>The mean congruency effect (incongruent minus congruent, computed per participant) was 15.04 ms (SD = 27.55) for consistent trials, 14.13 ms (SD = 38.63) for control trials, and 4.99 ms (SD = 34.52) for inconsist</w:t>
      </w:r>
      <w:r>
        <w:t>ent trials. Numerically, the effect was smallest in the inconsistent condition.</w:t>
      </w:r>
    </w:p>
    <w:p w14:paraId="456A7ADE" w14:textId="77777777" w:rsidR="00F60969" w:rsidRDefault="00B23F68">
      <w:pPr>
        <w:pStyle w:val="BodyText"/>
      </w:pPr>
      <w:r>
        <w:lastRenderedPageBreak/>
        <w:t>Within gaze-congruent trials, RTs were fastest in the active conditions (M = 500.95 ms, SD = 84.82 for consistent; M = 511.69 ms, SD = 89.01 for inconsistent) relative to the c</w:t>
      </w:r>
      <w:r>
        <w:t xml:space="preserve">ontrol condition (M = 521.58 ms, SD = 99.42). A similar ordering held for gaze-incongruent trials (M = 515.98 ms, SD = 83.22 for consistent; M = 516.68 ms, SD = 80.33 for inconsistent; M = 535.71 ms, SD = 88.55 for control), again showing generally faster </w:t>
      </w:r>
      <w:r>
        <w:t>responses in the active conditions.</w:t>
      </w:r>
      <w:commentRangeEnd w:id="63"/>
      <w:r w:rsidR="00B646B1">
        <w:rPr>
          <w:rStyle w:val="CommentReference"/>
        </w:rPr>
        <w:commentReference w:id="63"/>
      </w:r>
    </w:p>
    <w:p w14:paraId="20F86493" w14:textId="4BC594DD" w:rsidR="00F60969" w:rsidDel="00B646B1" w:rsidRDefault="00B23F68">
      <w:pPr>
        <w:pStyle w:val="BodyText"/>
        <w:rPr>
          <w:del w:id="64" w:author="dalan" w:date="2026-08-28T14:51:00Z"/>
        </w:rPr>
      </w:pPr>
      <w:del w:id="65" w:author="dalan" w:date="2026-08-28T14:51:00Z">
        <w:r w:rsidDel="00B646B1">
          <w:rPr>
            <w:b/>
            <w:bCs/>
          </w:rPr>
          <w:delText>Statistical analyses</w:delText>
        </w:r>
      </w:del>
    </w:p>
    <w:p w14:paraId="743731A4" w14:textId="68BC90B6" w:rsidR="00F60969" w:rsidRDefault="00B23F68">
      <w:pPr>
        <w:pStyle w:val="BodyText"/>
      </w:pPr>
      <w:r>
        <w:rPr>
          <w:b/>
          <w:bCs/>
        </w:rPr>
        <w:t>rANOVA</w:t>
      </w:r>
    </w:p>
    <w:p w14:paraId="04786368" w14:textId="7AAFE2B9" w:rsidR="00F60969" w:rsidRDefault="00B23F68">
      <w:pPr>
        <w:pStyle w:val="BodyText"/>
      </w:pPr>
      <w:r>
        <w:t xml:space="preserve">To compare reaction times across conditions, data were averaged by participant </w:t>
      </w:r>
      <w:ins w:id="66" w:author="dalan" w:date="2026-08-28T14:51:00Z">
        <w:r w:rsidR="00B646B1">
          <w:t xml:space="preserve">and condition (see Table X for descriptive stats) </w:t>
        </w:r>
      </w:ins>
      <w:r>
        <w:t xml:space="preserve">and entered into a repeated-measures </w:t>
      </w:r>
      <w:del w:id="67" w:author="dalan" w:date="2026-08-28T14:52:00Z">
        <w:r w:rsidDel="00A85906">
          <w:delText xml:space="preserve">ANOVA </w:delText>
        </w:r>
      </w:del>
      <w:ins w:id="68" w:author="dalan" w:date="2026-08-28T14:52:00Z">
        <w:r w:rsidR="00A85906">
          <w:t>analyses of variance</w:t>
        </w:r>
        <w:r w:rsidR="00A85906">
          <w:t xml:space="preserve"> </w:t>
        </w:r>
      </w:ins>
      <w:r>
        <w:t>(rANOVA) with gaze congruency (congruent vs. incongruent) and action c</w:t>
      </w:r>
      <w:r>
        <w:t xml:space="preserve">onsistency (consistent, inconsistent, control) as within-subject factors. Bonferroni-corrected post hoc tests were applied where appropriate. </w:t>
      </w:r>
      <w:commentRangeStart w:id="69"/>
      <w:r>
        <w:t xml:space="preserve">A post-hoc power analysis was conducted </w:t>
      </w:r>
      <w:del w:id="70" w:author="dalan" w:date="2026-08-28T14:52:00Z">
        <w:r w:rsidDel="00A85906">
          <w:delText xml:space="preserve">for the interaction between gaze congruency and action consistency. </w:delText>
        </w:r>
      </w:del>
      <w:r>
        <w:t>It ind</w:t>
      </w:r>
      <w:r>
        <w:t>icated that with the final sample size (41 participants) the experiment had sufficient power to detect even a small effect (power = 0.942 for an effect size f = 0.20). The post-hoc power analysis was conducted using G*Power 3.1.9.6 (Faul et al., 2007).</w:t>
      </w:r>
      <w:commentRangeEnd w:id="69"/>
      <w:r w:rsidR="00A85906">
        <w:rPr>
          <w:rStyle w:val="CommentReference"/>
        </w:rPr>
        <w:commentReference w:id="69"/>
      </w:r>
    </w:p>
    <w:p w14:paraId="198A45F4" w14:textId="3C4267D8" w:rsidR="00F60969" w:rsidRDefault="00B23F68">
      <w:pPr>
        <w:pStyle w:val="BodyText"/>
      </w:pPr>
      <w:r>
        <w:t>The</w:t>
      </w:r>
      <w:r>
        <w:t xml:space="preserve"> rANOVA results expectedly revealed a significant main effect of gaze congruency, </w:t>
      </w:r>
      <w:ins w:id="71" w:author="dalan" w:date="2026-08-28T14:55:00Z">
        <w:r w:rsidR="00E514B1">
          <w:t>(</w:t>
        </w:r>
      </w:ins>
      <w:r>
        <w:t>F(1, 40) = 14.25, p &lt; .001, η²ₚ = .263,</w:t>
      </w:r>
      <w:ins w:id="72" w:author="dalan" w:date="2026-08-28T14:55:00Z">
        <w:r w:rsidR="00E514B1">
          <w:t>)</w:t>
        </w:r>
      </w:ins>
      <w:r>
        <w:t xml:space="preserve"> that </w:t>
      </w:r>
      <w:del w:id="73" w:author="dalan" w:date="2026-08-28T14:54:00Z">
        <w:r w:rsidDel="00E514B1">
          <w:delText xml:space="preserve">combined with the descriptive statistics </w:delText>
        </w:r>
      </w:del>
      <w:r>
        <w:t>indicated faster responses in gaze-congruent trials</w:t>
      </w:r>
      <w:ins w:id="74" w:author="dalan" w:date="2026-08-28T14:54:00Z">
        <w:r w:rsidR="00E514B1">
          <w:t xml:space="preserve"> (M=)</w:t>
        </w:r>
      </w:ins>
      <w:r>
        <w:t xml:space="preserve"> compared to gaze-incongruent trials</w:t>
      </w:r>
      <w:ins w:id="75" w:author="dalan" w:date="2026-08-28T14:54:00Z">
        <w:r w:rsidR="00E514B1">
          <w:t xml:space="preserve"> (M=)</w:t>
        </w:r>
      </w:ins>
      <w:r>
        <w:t>,</w:t>
      </w:r>
      <w:r>
        <w:t xml:space="preserve"> confirming a </w:t>
      </w:r>
      <w:del w:id="76" w:author="dalan" w:date="2026-08-28T14:55:00Z">
        <w:r w:rsidDel="00E514B1">
          <w:delText xml:space="preserve">robust standard </w:delText>
        </w:r>
      </w:del>
      <w:r>
        <w:t>gaze-cueing effect.</w:t>
      </w:r>
    </w:p>
    <w:p w14:paraId="68AA6BD1" w14:textId="47D669C8" w:rsidR="00F60969" w:rsidRDefault="00B23F68">
      <w:pPr>
        <w:pStyle w:val="BodyText"/>
      </w:pPr>
      <w:commentRangeStart w:id="77"/>
      <w:r>
        <w:t xml:space="preserve">Mauchly’s </w:t>
      </w:r>
      <w:commentRangeEnd w:id="77"/>
      <w:r>
        <w:rPr>
          <w:rStyle w:val="CommentReference"/>
        </w:rPr>
        <w:commentReference w:id="77"/>
      </w:r>
      <w:r>
        <w:t xml:space="preserve">test of sphericity indicated that the assumption of sphericity was violated for the action consistency factor (p &lt; .05); therefore, Greenhouse-Geisser-corrected degrees of freedom and results are </w:t>
      </w:r>
      <w:commentRangeStart w:id="78"/>
      <w:r>
        <w:t>reported</w:t>
      </w:r>
      <w:del w:id="79" w:author="dalan" w:date="2026-08-28T14:55:00Z">
        <w:r w:rsidDel="00E514B1">
          <w:delText xml:space="preserve"> </w:delText>
        </w:r>
      </w:del>
      <w:commentRangeEnd w:id="78"/>
      <w:r w:rsidR="00EF34AC">
        <w:rPr>
          <w:rStyle w:val="CommentReference"/>
        </w:rPr>
        <w:commentReference w:id="78"/>
      </w:r>
      <w:del w:id="80" w:author="dalan" w:date="2026-08-28T14:55:00Z">
        <w:r w:rsidDel="00E514B1">
          <w:delText>f</w:delText>
        </w:r>
        <w:r w:rsidDel="00E514B1">
          <w:delText>o</w:delText>
        </w:r>
        <w:r w:rsidDel="00E514B1">
          <w:delText>r</w:delText>
        </w:r>
        <w:r w:rsidDel="00E514B1">
          <w:delText xml:space="preserve"> </w:delText>
        </w:r>
        <w:r w:rsidDel="00E514B1">
          <w:delText>i</w:delText>
        </w:r>
        <w:r w:rsidDel="00E514B1">
          <w:delText>t</w:delText>
        </w:r>
      </w:del>
      <w:r>
        <w:t>. The main effect of action consistency</w:t>
      </w:r>
      <w:ins w:id="81" w:author="dalan" w:date="2026-08-28T15:05:00Z">
        <w:r w:rsidR="00DE169C">
          <w:t xml:space="preserve"> (see Figure XX)</w:t>
        </w:r>
      </w:ins>
      <w:r>
        <w:t xml:space="preserve"> also reached significance</w:t>
      </w:r>
      <w:del w:id="82" w:author="dalan" w:date="2026-08-28T15:05:00Z">
        <w:r w:rsidDel="002A38E9">
          <w:delText>,</w:delText>
        </w:r>
        <w:r w:rsidDel="002A38E9">
          <w:delText xml:space="preserve"> </w:delText>
        </w:r>
        <w:r w:rsidDel="002A38E9">
          <w:delText xml:space="preserve">although with smaller effect size </w:delText>
        </w:r>
      </w:del>
      <w:ins w:id="83" w:author="dalan" w:date="2026-08-28T15:05:00Z">
        <w:r w:rsidR="00DE169C">
          <w:t>(</w:t>
        </w:r>
      </w:ins>
      <w:r>
        <w:t xml:space="preserve">F(1.45, 58.15) = 5.38, p = .014, η²ₚ = </w:t>
      </w:r>
      <w:ins w:id="84" w:author="dalan" w:date="2026-08-28T15:05:00Z">
        <w:r w:rsidR="00DE169C">
          <w:t>0</w:t>
        </w:r>
      </w:ins>
      <w:r>
        <w:t>.119</w:t>
      </w:r>
      <w:ins w:id="85" w:author="dalan" w:date="2026-08-28T15:05:00Z">
        <w:r w:rsidR="00DE169C">
          <w:t>)</w:t>
        </w:r>
      </w:ins>
      <w:r>
        <w:t xml:space="preserve">, suggesting that reaction times differed across action-consistency conditions. </w:t>
      </w:r>
      <w:del w:id="86" w:author="dalan" w:date="2026-08-28T15:06:00Z">
        <w:r w:rsidDel="002A38E9">
          <w:delText>To further explor</w:delText>
        </w:r>
        <w:r w:rsidDel="002A38E9">
          <w:delText xml:space="preserve">e this effect, Bonferroni-corrected pairwise comparisons were conducted, collapsed across gaze congruency. </w:delText>
        </w:r>
      </w:del>
      <w:ins w:id="87" w:author="dalan" w:date="2026-08-28T15:06:00Z">
        <w:r w:rsidR="002A38E9">
          <w:t xml:space="preserve"> Bonferroni post-hoc indicated that </w:t>
        </w:r>
      </w:ins>
      <w:del w:id="88" w:author="dalan" w:date="2026-08-28T15:06:00Z">
        <w:r w:rsidDel="002A38E9">
          <w:delText>R</w:delText>
        </w:r>
      </w:del>
      <w:ins w:id="89" w:author="dalan" w:date="2026-08-28T15:07:00Z">
        <w:r w:rsidR="002A38E9">
          <w:t xml:space="preserve"> RTs</w:t>
        </w:r>
      </w:ins>
      <w:del w:id="90" w:author="dalan" w:date="2026-08-28T15:07:00Z">
        <w:r w:rsidDel="002A38E9">
          <w:delText>eaction times</w:delText>
        </w:r>
      </w:del>
      <w:r>
        <w:t xml:space="preserve"> were significantly faster in the consistent condition</w:t>
      </w:r>
      <w:ins w:id="91" w:author="dalan" w:date="2026-08-28T15:07:00Z">
        <w:r w:rsidR="002A38E9">
          <w:t xml:space="preserve"> (M=)</w:t>
        </w:r>
      </w:ins>
      <w:r>
        <w:t xml:space="preserve"> than in the control condition</w:t>
      </w:r>
      <w:ins w:id="92" w:author="dalan" w:date="2026-08-28T15:07:00Z">
        <w:r w:rsidR="002A38E9">
          <w:t xml:space="preserve"> (M=)</w:t>
        </w:r>
      </w:ins>
      <w:r>
        <w:t xml:space="preserve"> (</w:t>
      </w:r>
      <w:del w:id="93" w:author="dalan" w:date="2026-08-28T15:07:00Z">
        <w:r w:rsidDel="002A38E9">
          <w:delText xml:space="preserve">MD = −20.18 ms, t(40) = −2.90, </w:delText>
        </w:r>
      </w:del>
      <w:r>
        <w:t xml:space="preserve">p = </w:t>
      </w:r>
      <w:ins w:id="94" w:author="dalan" w:date="2026-08-28T15:07:00Z">
        <w:r w:rsidR="002A38E9">
          <w:t>0</w:t>
        </w:r>
      </w:ins>
      <w:r>
        <w:t xml:space="preserve">.018, Cohen’s </w:t>
      </w:r>
      <w:r>
        <w:t>d = −0.23). Consistent and inconsistent</w:t>
      </w:r>
      <w:ins w:id="95" w:author="dalan" w:date="2026-08-28T15:08:00Z">
        <w:r w:rsidR="00DB6354">
          <w:t xml:space="preserve"> (M=)</w:t>
        </w:r>
      </w:ins>
      <w:r>
        <w:t xml:space="preserve"> trials did not differ significantly (</w:t>
      </w:r>
      <w:del w:id="96" w:author="dalan" w:date="2026-08-28T15:08:00Z">
        <w:r w:rsidDel="00DB6354">
          <w:delText xml:space="preserve">MD = −5.72 ms, t(40) = −1.43, </w:delText>
        </w:r>
      </w:del>
      <w:r>
        <w:t>p = .481</w:t>
      </w:r>
      <w:ins w:id="97" w:author="dalan" w:date="2026-08-28T15:08:00Z">
        <w:r w:rsidR="00DB6354">
          <w:t>, Cohen’s d=</w:t>
        </w:r>
      </w:ins>
      <w:r>
        <w:t>), nor did inconsistent and control trials (</w:t>
      </w:r>
      <w:del w:id="98" w:author="dalan" w:date="2026-08-28T15:08:00Z">
        <w:r w:rsidDel="00DB6354">
          <w:delText xml:space="preserve">MD = −14.46 ms, t(40) = −1.93, </w:delText>
        </w:r>
      </w:del>
      <w:r>
        <w:t>p = .183</w:t>
      </w:r>
      <w:ins w:id="99" w:author="dalan" w:date="2026-08-28T15:08:00Z">
        <w:r w:rsidR="00DB6354">
          <w:t>, Cohen’s d=</w:t>
        </w:r>
      </w:ins>
      <w:r>
        <w:t>).</w:t>
      </w:r>
      <w:ins w:id="100" w:author="dalan" w:date="2026-08-28T15:38:00Z">
        <w:r w:rsidR="00502344">
          <w:t xml:space="preserve"> Thus, xxx…</w:t>
        </w:r>
      </w:ins>
    </w:p>
    <w:p w14:paraId="6CF72A62" w14:textId="458A1911" w:rsidR="00F60969" w:rsidRDefault="00B23F68">
      <w:pPr>
        <w:pStyle w:val="BodyText"/>
      </w:pPr>
      <w:r>
        <w:t>Importantly, the interaction between gaze congruency an</w:t>
      </w:r>
      <w:r>
        <w:t>d action consistency was not significant</w:t>
      </w:r>
      <w:del w:id="101" w:author="dalan" w:date="2026-08-28T15:08:00Z">
        <w:r w:rsidDel="00D232B8">
          <w:delText>,</w:delText>
        </w:r>
      </w:del>
      <w:ins w:id="102" w:author="dalan" w:date="2026-08-28T15:09:00Z">
        <w:r w:rsidR="00D232B8">
          <w:t>(</w:t>
        </w:r>
      </w:ins>
      <w:del w:id="103" w:author="dalan" w:date="2026-08-28T15:09:00Z">
        <w:r w:rsidDel="00D232B8">
          <w:delText xml:space="preserve"> </w:delText>
        </w:r>
      </w:del>
      <w:r>
        <w:t xml:space="preserve">F(1.98, 79.38) = 1.09, p = .341, η²ₚ = </w:t>
      </w:r>
      <w:ins w:id="104" w:author="dalan" w:date="2026-08-28T15:09:00Z">
        <w:r w:rsidR="00D232B8">
          <w:t>0</w:t>
        </w:r>
      </w:ins>
      <w:r>
        <w:t>.027,</w:t>
      </w:r>
      <w:ins w:id="105" w:author="dalan" w:date="2026-08-28T15:09:00Z">
        <w:r w:rsidR="00D232B8">
          <w:t>)</w:t>
        </w:r>
      </w:ins>
      <w:r>
        <w:t xml:space="preserve"> indicating that the magnitude of the gaze-cueing effect </w:t>
      </w:r>
      <w:del w:id="106" w:author="dalan" w:date="2026-08-28T15:09:00Z">
        <w:r w:rsidDel="00D232B8">
          <w:delText>did not differ as a function of</w:delText>
        </w:r>
      </w:del>
      <w:ins w:id="107" w:author="dalan" w:date="2026-08-28T15:09:00Z">
        <w:r w:rsidR="00D232B8">
          <w:t>was not affected by</w:t>
        </w:r>
      </w:ins>
      <w:r>
        <w:t xml:space="preserve"> action consistency. </w:t>
      </w:r>
      <w:del w:id="108" w:author="dalan" w:date="2026-08-28T15:10:00Z">
        <w:r w:rsidDel="000E0FB2">
          <w:delText>An exploratory Bonferroni-corrected post hoc on the interacti</w:delText>
        </w:r>
        <w:r w:rsidDel="000E0FB2">
          <w:delText>on was also conducted. It indicated that the CG effect was significant within the consistent condition (MD = 15.04 ms, SE = 4.30, t(40) = 3.50, p = .001, Cohen’s d = 0.18) and significant within the control condition (MD = 14.13 ms, SE = 6.03, t(40) = 2.34</w:delText>
        </w:r>
        <w:r w:rsidDel="000E0FB2">
          <w:delText xml:space="preserve">, p = .024, Cohen’s d = 0.15), meaning that in both conditions participants reacted significantly faster when the target appeared on the gazed-at side compared to the opposite side. In the </w:delText>
        </w:r>
        <w:r w:rsidDel="000E0FB2">
          <w:lastRenderedPageBreak/>
          <w:delText>inconsistent condition, however, although the same pattern of faste</w:delText>
        </w:r>
        <w:r w:rsidDel="000E0FB2">
          <w:delText>r reactions for the gazed-at target direction was preserved numerically, it did not reach significance (MD = 4.99 ms, SE = 5.39, t(40) = 0.93, p = .360, Cohen’s d = 0.06).</w:delText>
        </w:r>
      </w:del>
    </w:p>
    <w:p w14:paraId="6121DC4C" w14:textId="749847CB" w:rsidR="00F60969" w:rsidRDefault="00B23F68">
      <w:pPr>
        <w:pStyle w:val="BodyText"/>
      </w:pPr>
      <w:r>
        <w:rPr>
          <w:b/>
          <w:bCs/>
        </w:rPr>
        <w:t xml:space="preserve">ANCOVA </w:t>
      </w:r>
      <w:del w:id="109" w:author="dalan" w:date="2026-08-28T15:10:00Z">
        <w:r w:rsidDel="00E928C9">
          <w:rPr>
            <w:b/>
            <w:bCs/>
          </w:rPr>
          <w:delText>Results</w:delText>
        </w:r>
      </w:del>
    </w:p>
    <w:p w14:paraId="6B0D429F" w14:textId="77777777" w:rsidR="00F60969" w:rsidRDefault="00B23F68">
      <w:pPr>
        <w:pStyle w:val="BodyText"/>
      </w:pPr>
      <w:r>
        <w:t>As discussed in Chapter 5 (Rationale), the interval between the initi</w:t>
      </w:r>
      <w:r>
        <w:t>al face presentation and the direction-selection response may, in the action conditions</w:t>
      </w:r>
      <w:commentRangeStart w:id="110"/>
      <w:r>
        <w:t>, reflect prospective action-related processes such as intention formation, action preparation, motor readiness, the composition of a prediction of the expected action o</w:t>
      </w:r>
      <w:r>
        <w:t xml:space="preserve">utcome, or individual differences in general. </w:t>
      </w:r>
      <w:commentRangeEnd w:id="110"/>
      <w:r w:rsidR="006C18A7">
        <w:rPr>
          <w:rStyle w:val="CommentReference"/>
        </w:rPr>
        <w:commentReference w:id="110"/>
      </w:r>
      <w:r>
        <w:t>Because this interval could therefore carry meaningful information beyond simple response latency, it was measured as action initiation time (or the corresponding pre-gaze interval in the control condition) and</w:t>
      </w:r>
      <w:r>
        <w:t xml:space="preserve"> included as a covariate in an additional analysis. Accordingly, a repeated-measures ANCOVA was conducted with mean-centered action initiation time as a covariate. Mean-centering was done by extracting the group’s overall mean initiation time — from every </w:t>
      </w:r>
      <w:r>
        <w:t xml:space="preserve">participant’s score in order to ensure that the model’s lower-order effects were </w:t>
      </w:r>
      <w:commentRangeStart w:id="111"/>
      <w:r>
        <w:t xml:space="preserve">evaluated at a typical participant’s initiation time rather than at the uninterpretable value of zero </w:t>
      </w:r>
      <w:commentRangeEnd w:id="111"/>
      <w:r w:rsidR="00B53364">
        <w:rPr>
          <w:rStyle w:val="CommentReference"/>
        </w:rPr>
        <w:commentReference w:id="111"/>
      </w:r>
      <w:r>
        <w:t>(Aiken &amp; West, 1991; Kraemer &amp; Blasey, 2004).</w:t>
      </w:r>
    </w:p>
    <w:p w14:paraId="76C1C6FE" w14:textId="6E5E159D" w:rsidR="00F60969" w:rsidRDefault="00B23F68">
      <w:pPr>
        <w:pStyle w:val="BodyText"/>
      </w:pPr>
      <w:r>
        <w:t>Controlling for action init</w:t>
      </w:r>
      <w:r>
        <w:t>iation time did not change the overall pattern of results. A significant main effect of Gaze remained</w:t>
      </w:r>
      <w:del w:id="112" w:author="dalan" w:date="2026-08-28T15:43:00Z">
        <w:r w:rsidDel="006D078A">
          <w:delText>,</w:delText>
        </w:r>
      </w:del>
      <w:ins w:id="113" w:author="dalan" w:date="2026-08-28T15:43:00Z">
        <w:r w:rsidR="006D078A">
          <w:t>(</w:t>
        </w:r>
      </w:ins>
      <w:del w:id="114" w:author="dalan" w:date="2026-08-28T15:43:00Z">
        <w:r w:rsidDel="006D078A">
          <w:delText xml:space="preserve"> </w:delText>
        </w:r>
      </w:del>
      <w:r>
        <w:t xml:space="preserve">F(1, 39) = 13.91, p &lt; .001, η²ₚ = </w:t>
      </w:r>
      <w:ins w:id="115" w:author="dalan" w:date="2026-08-28T15:43:00Z">
        <w:r w:rsidR="006D078A">
          <w:t>0</w:t>
        </w:r>
      </w:ins>
      <w:r>
        <w:t>.263,</w:t>
      </w:r>
      <w:ins w:id="116" w:author="dalan" w:date="2026-08-28T15:43:00Z">
        <w:r w:rsidR="006D078A">
          <w:t>)</w:t>
        </w:r>
      </w:ins>
      <w:r>
        <w:t xml:space="preserve"> indicating faster responses on congruent than incongruent trials. The main effect of Action</w:t>
      </w:r>
      <w:ins w:id="117" w:author="dalan" w:date="2026-08-28T15:43:00Z">
        <w:r w:rsidR="006D078A">
          <w:t xml:space="preserve"> consistency</w:t>
        </w:r>
      </w:ins>
      <w:r>
        <w:t xml:space="preserve"> also remained signifi</w:t>
      </w:r>
      <w:r>
        <w:t>cant</w:t>
      </w:r>
      <w:del w:id="118" w:author="dalan" w:date="2026-08-28T15:43:00Z">
        <w:r w:rsidDel="006D078A">
          <w:delText>,</w:delText>
        </w:r>
      </w:del>
      <w:r>
        <w:t xml:space="preserve"> </w:t>
      </w:r>
      <w:ins w:id="119" w:author="dalan" w:date="2026-08-28T15:43:00Z">
        <w:r w:rsidR="006D078A">
          <w:t>(</w:t>
        </w:r>
      </w:ins>
      <w:r>
        <w:t>F(1.55, 60.33) = 6.22, p = .007, η²ₚ =</w:t>
      </w:r>
      <w:ins w:id="120" w:author="dalan" w:date="2026-08-28T15:43:00Z">
        <w:r w:rsidR="006D078A">
          <w:t>0</w:t>
        </w:r>
      </w:ins>
      <w:del w:id="121" w:author="dalan" w:date="2026-08-28T15:43:00Z">
        <w:r w:rsidDel="006D078A">
          <w:delText xml:space="preserve"> </w:delText>
        </w:r>
      </w:del>
      <w:r>
        <w:t>.137</w:t>
      </w:r>
      <w:ins w:id="122" w:author="dalan" w:date="2026-08-28T15:43:00Z">
        <w:r w:rsidR="006D078A">
          <w:t>)</w:t>
        </w:r>
      </w:ins>
      <w:r>
        <w:t xml:space="preserve">. Importantly, </w:t>
      </w:r>
      <w:ins w:id="123" w:author="dalan" w:date="2026-08-28T15:44:00Z">
        <w:r w:rsidR="006D078A">
          <w:t xml:space="preserve">the non-significance of </w:t>
        </w:r>
      </w:ins>
      <w:r>
        <w:t xml:space="preserve">the Gaze × Action interaction </w:t>
      </w:r>
      <w:del w:id="124" w:author="dalan" w:date="2026-08-28T15:43:00Z">
        <w:r w:rsidDel="006D078A">
          <w:delText>r</w:delText>
        </w:r>
        <w:r w:rsidDel="006D078A">
          <w:delText>e</w:delText>
        </w:r>
        <w:r w:rsidDel="006D078A">
          <w:delText>m</w:delText>
        </w:r>
        <w:r w:rsidDel="006D078A">
          <w:delText>a</w:delText>
        </w:r>
        <w:r w:rsidDel="006D078A">
          <w:delText>i</w:delText>
        </w:r>
        <w:r w:rsidDel="006D078A">
          <w:delText>n</w:delText>
        </w:r>
        <w:r w:rsidDel="006D078A">
          <w:delText>e</w:delText>
        </w:r>
        <w:r w:rsidDel="006D078A">
          <w:delText>d</w:delText>
        </w:r>
        <w:r w:rsidDel="006D078A">
          <w:delText xml:space="preserve"> </w:delText>
        </w:r>
      </w:del>
      <w:del w:id="125" w:author="dalan" w:date="2026-08-28T15:44:00Z">
        <w:r w:rsidDel="006D078A">
          <w:delText>non-significant,</w:delText>
        </w:r>
      </w:del>
      <w:ins w:id="126" w:author="dalan" w:date="2026-08-28T15:44:00Z">
        <w:r w:rsidR="006D078A">
          <w:t>did not change</w:t>
        </w:r>
      </w:ins>
      <w:r>
        <w:t xml:space="preserve"> </w:t>
      </w:r>
      <w:ins w:id="127" w:author="dalan" w:date="2026-08-28T15:44:00Z">
        <w:r w:rsidR="006D078A">
          <w:t>(</w:t>
        </w:r>
      </w:ins>
      <w:r>
        <w:t xml:space="preserve">F(2, 78) = 1.13, p = .330, η²ₚ = </w:t>
      </w:r>
      <w:ins w:id="128" w:author="dalan" w:date="2026-08-28T15:44:00Z">
        <w:r w:rsidR="006D078A">
          <w:t>0</w:t>
        </w:r>
      </w:ins>
      <w:r>
        <w:t>.028,</w:t>
      </w:r>
      <w:ins w:id="129" w:author="dalan" w:date="2026-08-28T15:44:00Z">
        <w:r w:rsidR="006D078A">
          <w:t>)</w:t>
        </w:r>
      </w:ins>
      <w:r>
        <w:t xml:space="preserve"> indicating that even controlling for initiation time did not reveal evidence that action-outcome </w:t>
      </w:r>
      <w:r>
        <w:t>consistency modulated the gaze-cueing effect.</w:t>
      </w:r>
    </w:p>
    <w:p w14:paraId="02FBFA95" w14:textId="24ACA5CA" w:rsidR="00F60969" w:rsidRDefault="00B23F68">
      <w:pPr>
        <w:pStyle w:val="BodyText"/>
      </w:pPr>
      <w:r>
        <w:t>As a side note, the Action</w:t>
      </w:r>
      <w:ins w:id="130" w:author="dalan" w:date="2026-08-28T15:45:00Z">
        <w:r w:rsidR="00AC606A">
          <w:t xml:space="preserve"> consistency</w:t>
        </w:r>
      </w:ins>
      <w:r>
        <w:t xml:space="preserve"> × covariate (initiation time) interaction did reach significance, </w:t>
      </w:r>
      <w:ins w:id="131" w:author="dalan" w:date="2026-08-28T15:45:00Z">
        <w:r w:rsidR="00AC606A">
          <w:t>(</w:t>
        </w:r>
      </w:ins>
      <w:r>
        <w:t xml:space="preserve">F(1.55, 60.33) = 7.24, p = .003, η²ₚ = </w:t>
      </w:r>
      <w:ins w:id="132" w:author="dalan" w:date="2026-08-28T15:45:00Z">
        <w:r w:rsidR="00AC606A">
          <w:t>0</w:t>
        </w:r>
      </w:ins>
      <w:r>
        <w:t>.157</w:t>
      </w:r>
      <w:ins w:id="133" w:author="dalan" w:date="2026-08-28T15:45:00Z">
        <w:r w:rsidR="00AC606A">
          <w:t>)</w:t>
        </w:r>
      </w:ins>
      <w:r>
        <w:t>. However, because the control condition did not involve an action discrim</w:t>
      </w:r>
      <w:r>
        <w:t>ination task, the corresponding pre-gaze interval does not represent action initiation in the same sense as in the active conditions; the covariate was included solely to reduce variance associated with the timing preceding gaze onset. This interaction’s s</w:t>
      </w:r>
      <w:r>
        <w:t>ignificance is therefore more plausibly a statistical artefact and should not be interpreted theoretically.</w:t>
      </w:r>
      <w:ins w:id="134" w:author="dalan" w:date="2026-08-28T15:46:00Z">
        <w:r w:rsidR="00AC606A">
          <w:t xml:space="preserve"> – I don’t think y</w:t>
        </w:r>
      </w:ins>
      <w:ins w:id="135" w:author="dalan" w:date="2026-08-28T15:47:00Z">
        <w:r w:rsidR="00AC606A">
          <w:t xml:space="preserve">ou need this part but it does not harm </w:t>
        </w:r>
        <w:r w:rsidR="00AC606A">
          <w:rPr>
            <w:rFonts w:ascii="Segoe UI Emoji" w:eastAsia="Segoe UI Emoji" w:hAnsi="Segoe UI Emoji" w:cs="Segoe UI Emoji"/>
          </w:rPr>
          <w:t>😊</w:t>
        </w:r>
      </w:ins>
    </w:p>
    <w:p w14:paraId="17C8E6CB" w14:textId="77777777" w:rsidR="00F60969" w:rsidRDefault="00B23F68">
      <w:pPr>
        <w:pStyle w:val="BodyText"/>
      </w:pPr>
      <w:r>
        <w:rPr>
          <w:b/>
          <w:bCs/>
        </w:rPr>
        <w:t>Correlation</w:t>
      </w:r>
    </w:p>
    <w:p w14:paraId="114ACA39" w14:textId="7C171DE9" w:rsidR="00F60969" w:rsidRDefault="00B23F68">
      <w:pPr>
        <w:pStyle w:val="BodyText"/>
      </w:pPr>
      <w:r>
        <w:t xml:space="preserve">Pearson correlation analyses were conducted among the six conditions RT results and action initiation time. Reaction times across all gaze congruency and action consistency conditions were strongly and positively correlated with one another (rs = .81–.95, </w:t>
      </w:r>
      <w:r>
        <w:t>all ps &lt; .001), indicating stable individual differences in general response speed across conditions.</w:t>
      </w:r>
      <w:ins w:id="136" w:author="dalan" w:date="2026-08-28T15:48:00Z">
        <w:r w:rsidR="00AC606A">
          <w:t xml:space="preserve"> Need a table here.</w:t>
        </w:r>
      </w:ins>
    </w:p>
    <w:p w14:paraId="7D3CBA54" w14:textId="77777777" w:rsidR="00F60969" w:rsidRDefault="00B23F68">
      <w:pPr>
        <w:pStyle w:val="BodyText"/>
      </w:pPr>
      <w:r>
        <w:t>Action initiation time correlated only weakly and inconsistently with RT: two of the six cells reached significance (congruent-control, r = .35, p = .027;</w:t>
      </w:r>
      <w:r>
        <w:t xml:space="preserve"> incongruent-control, r = .37, p = .018), while the remaining four did not (r = .10–.23, all p &gt; .15). However, </w:t>
      </w:r>
      <w:r>
        <w:lastRenderedPageBreak/>
        <w:t>because in the control condition this interval did not correspond to an actual action-related process but was instead a randomly generated pre-g</w:t>
      </w:r>
      <w:r>
        <w:t xml:space="preserve">aze delay (350–550 ms), the </w:t>
      </w:r>
      <w:commentRangeStart w:id="137"/>
      <w:r>
        <w:t>correlations involving the control-condition cells are not meaningfully interpretable.</w:t>
      </w:r>
      <w:commentRangeEnd w:id="137"/>
      <w:r w:rsidR="00AC606A">
        <w:rPr>
          <w:rStyle w:val="CommentReference"/>
        </w:rPr>
        <w:commentReference w:id="137"/>
      </w:r>
    </w:p>
    <w:p w14:paraId="1DC52F9D" w14:textId="77777777" w:rsidR="00F60969" w:rsidRDefault="00B23F68">
      <w:pPr>
        <w:pStyle w:val="BodyText"/>
      </w:pPr>
      <w:r>
        <w:rPr>
          <w:b/>
          <w:bCs/>
        </w:rPr>
        <w:t>Questionary data</w:t>
      </w:r>
    </w:p>
    <w:p w14:paraId="30C060B2" w14:textId="77777777" w:rsidR="00F60969" w:rsidRDefault="00B23F68">
      <w:pPr>
        <w:pStyle w:val="BodyText"/>
      </w:pPr>
      <w:commentRangeStart w:id="138"/>
      <w:r>
        <w:rPr>
          <w:b/>
          <w:bCs/>
        </w:rPr>
        <w:t>Descriptives</w:t>
      </w:r>
      <w:commentRangeEnd w:id="138"/>
      <w:r w:rsidR="00AC606A">
        <w:rPr>
          <w:rStyle w:val="CommentReference"/>
        </w:rPr>
        <w:commentReference w:id="138"/>
      </w:r>
    </w:p>
    <w:p w14:paraId="5F4A4B27" w14:textId="2ACBA9BA" w:rsidR="00F60969" w:rsidRDefault="00B23F68">
      <w:pPr>
        <w:pStyle w:val="BodyText"/>
      </w:pPr>
      <w:r>
        <w:t>The three questions used to measure explicit sense of agency were answered on a seven-point Likert scale, rangi</w:t>
      </w:r>
      <w:r>
        <w:t>ng from 1 (“I completely disagree”) to 7 (“I completely agree”). Descriptive statistics for all questionnaire items across the three action-consistency conditions are presented in Table X.</w:t>
      </w:r>
      <w:ins w:id="139" w:author="dalan" w:date="2026-08-28T15:52:00Z">
        <w:r w:rsidR="00AC606A">
          <w:t xml:space="preserve"> CI?</w:t>
        </w:r>
      </w:ins>
    </w:p>
    <w:tbl>
      <w:tblPr>
        <w:tblStyle w:val="Table"/>
        <w:tblW w:w="5000" w:type="pct"/>
        <w:tblLayout w:type="fixed"/>
        <w:tblLook w:val="0020" w:firstRow="1" w:lastRow="0" w:firstColumn="0" w:lastColumn="0" w:noHBand="0" w:noVBand="0"/>
      </w:tblPr>
      <w:tblGrid>
        <w:gridCol w:w="1381"/>
        <w:gridCol w:w="2026"/>
        <w:gridCol w:w="2301"/>
        <w:gridCol w:w="1934"/>
        <w:gridCol w:w="1934"/>
      </w:tblGrid>
      <w:tr w:rsidR="00F60969" w14:paraId="7DCEE277" w14:textId="77777777" w:rsidTr="00F60969">
        <w:trPr>
          <w:cnfStyle w:val="100000000000" w:firstRow="1" w:lastRow="0" w:firstColumn="0" w:lastColumn="0" w:oddVBand="0" w:evenVBand="0" w:oddHBand="0" w:evenHBand="0" w:firstRowFirstColumn="0" w:firstRowLastColumn="0" w:lastRowFirstColumn="0" w:lastRowLastColumn="0"/>
          <w:tblHeader/>
        </w:trPr>
        <w:tc>
          <w:tcPr>
            <w:tcW w:w="1142" w:type="dxa"/>
          </w:tcPr>
          <w:p w14:paraId="403203BD" w14:textId="77777777" w:rsidR="00F60969" w:rsidRDefault="00B23F68">
            <w:pPr>
              <w:pStyle w:val="Compact"/>
            </w:pPr>
            <w:r>
              <w:t>Question type</w:t>
            </w:r>
          </w:p>
        </w:tc>
        <w:tc>
          <w:tcPr>
            <w:tcW w:w="1675" w:type="dxa"/>
          </w:tcPr>
          <w:p w14:paraId="59C64B11" w14:textId="77777777" w:rsidR="00F60969" w:rsidRDefault="00B23F68">
            <w:pPr>
              <w:pStyle w:val="Compact"/>
              <w:jc w:val="center"/>
            </w:pPr>
            <w:r>
              <w:t xml:space="preserve">Consistent (M </w:t>
            </w:r>
            <w:commentRangeStart w:id="140"/>
            <w:r>
              <w:t xml:space="preserve">± </w:t>
            </w:r>
            <w:commentRangeEnd w:id="140"/>
            <w:r w:rsidR="00166D69">
              <w:rPr>
                <w:rStyle w:val="CommentReference"/>
              </w:rPr>
              <w:commentReference w:id="140"/>
            </w:r>
            <w:r>
              <w:t>SD)</w:t>
            </w:r>
          </w:p>
        </w:tc>
        <w:tc>
          <w:tcPr>
            <w:tcW w:w="1903" w:type="dxa"/>
          </w:tcPr>
          <w:p w14:paraId="273AAA1D" w14:textId="77777777" w:rsidR="00F60969" w:rsidRDefault="00B23F68">
            <w:pPr>
              <w:pStyle w:val="Compact"/>
              <w:jc w:val="center"/>
            </w:pPr>
            <w:r>
              <w:t>Inconsistent (M ± SD)</w:t>
            </w:r>
          </w:p>
        </w:tc>
        <w:tc>
          <w:tcPr>
            <w:tcW w:w="1599" w:type="dxa"/>
          </w:tcPr>
          <w:p w14:paraId="109CD356" w14:textId="77777777" w:rsidR="00F60969" w:rsidRDefault="00B23F68">
            <w:pPr>
              <w:pStyle w:val="Compact"/>
              <w:jc w:val="center"/>
            </w:pPr>
            <w:r>
              <w:t xml:space="preserve">Control (M </w:t>
            </w:r>
            <w:r>
              <w:t>± SD)</w:t>
            </w:r>
          </w:p>
        </w:tc>
        <w:tc>
          <w:tcPr>
            <w:tcW w:w="1599" w:type="dxa"/>
          </w:tcPr>
          <w:p w14:paraId="6B643194" w14:textId="77777777" w:rsidR="00F60969" w:rsidRDefault="00B23F68">
            <w:pPr>
              <w:pStyle w:val="Compact"/>
              <w:jc w:val="center"/>
            </w:pPr>
            <w:r>
              <w:t>Overall (M ± SD)</w:t>
            </w:r>
          </w:p>
        </w:tc>
      </w:tr>
      <w:tr w:rsidR="00F60969" w14:paraId="72EA6F53" w14:textId="77777777">
        <w:tc>
          <w:tcPr>
            <w:tcW w:w="1142" w:type="dxa"/>
          </w:tcPr>
          <w:p w14:paraId="04D2D80F" w14:textId="77777777" w:rsidR="00F60969" w:rsidRDefault="00B23F68">
            <w:pPr>
              <w:pStyle w:val="Compact"/>
            </w:pPr>
            <w:r>
              <w:t>Caused</w:t>
            </w:r>
          </w:p>
        </w:tc>
        <w:tc>
          <w:tcPr>
            <w:tcW w:w="1675" w:type="dxa"/>
          </w:tcPr>
          <w:p w14:paraId="27B76F6C" w14:textId="77777777" w:rsidR="00F60969" w:rsidRDefault="00B23F68">
            <w:pPr>
              <w:pStyle w:val="Compact"/>
              <w:jc w:val="center"/>
            </w:pPr>
            <w:r>
              <w:t>5.70 ± 1.20</w:t>
            </w:r>
          </w:p>
        </w:tc>
        <w:tc>
          <w:tcPr>
            <w:tcW w:w="1903" w:type="dxa"/>
          </w:tcPr>
          <w:p w14:paraId="433A5003" w14:textId="77777777" w:rsidR="00F60969" w:rsidRDefault="00B23F68">
            <w:pPr>
              <w:pStyle w:val="Compact"/>
              <w:jc w:val="center"/>
            </w:pPr>
            <w:r>
              <w:t>4.45 ± 1.94</w:t>
            </w:r>
          </w:p>
        </w:tc>
        <w:tc>
          <w:tcPr>
            <w:tcW w:w="1599" w:type="dxa"/>
          </w:tcPr>
          <w:p w14:paraId="2F1C4B66" w14:textId="77777777" w:rsidR="00F60969" w:rsidRDefault="00B23F68">
            <w:pPr>
              <w:pStyle w:val="Compact"/>
              <w:jc w:val="center"/>
            </w:pPr>
            <w:r>
              <w:t>1.74 ± 1.08</w:t>
            </w:r>
          </w:p>
        </w:tc>
        <w:tc>
          <w:tcPr>
            <w:tcW w:w="1599" w:type="dxa"/>
          </w:tcPr>
          <w:p w14:paraId="6B854665" w14:textId="77777777" w:rsidR="00F60969" w:rsidRDefault="00B23F68">
            <w:pPr>
              <w:pStyle w:val="Compact"/>
              <w:jc w:val="center"/>
            </w:pPr>
            <w:r>
              <w:t>3.96 ± 0.93</w:t>
            </w:r>
          </w:p>
        </w:tc>
      </w:tr>
      <w:tr w:rsidR="00F60969" w14:paraId="282513B0" w14:textId="77777777">
        <w:tc>
          <w:tcPr>
            <w:tcW w:w="1142" w:type="dxa"/>
          </w:tcPr>
          <w:p w14:paraId="26BDACE1" w14:textId="77777777" w:rsidR="00F60969" w:rsidRDefault="00B23F68">
            <w:pPr>
              <w:pStyle w:val="Compact"/>
            </w:pPr>
            <w:r>
              <w:t>Controlled</w:t>
            </w:r>
          </w:p>
        </w:tc>
        <w:tc>
          <w:tcPr>
            <w:tcW w:w="1675" w:type="dxa"/>
          </w:tcPr>
          <w:p w14:paraId="559DF29A" w14:textId="77777777" w:rsidR="00F60969" w:rsidRDefault="00B23F68">
            <w:pPr>
              <w:pStyle w:val="Compact"/>
              <w:jc w:val="center"/>
            </w:pPr>
            <w:r>
              <w:t>4.39 ± 1.76</w:t>
            </w:r>
          </w:p>
        </w:tc>
        <w:tc>
          <w:tcPr>
            <w:tcW w:w="1903" w:type="dxa"/>
          </w:tcPr>
          <w:p w14:paraId="2770E6FF" w14:textId="77777777" w:rsidR="00F60969" w:rsidRDefault="00B23F68">
            <w:pPr>
              <w:pStyle w:val="Compact"/>
              <w:jc w:val="center"/>
            </w:pPr>
            <w:r>
              <w:t>2.40 ± 1.34</w:t>
            </w:r>
          </w:p>
        </w:tc>
        <w:tc>
          <w:tcPr>
            <w:tcW w:w="1599" w:type="dxa"/>
          </w:tcPr>
          <w:p w14:paraId="315A9170" w14:textId="77777777" w:rsidR="00F60969" w:rsidRDefault="00B23F68">
            <w:pPr>
              <w:pStyle w:val="Compact"/>
              <w:jc w:val="center"/>
            </w:pPr>
            <w:r>
              <w:t>1.52 ± 0.88</w:t>
            </w:r>
          </w:p>
        </w:tc>
        <w:tc>
          <w:tcPr>
            <w:tcW w:w="1599" w:type="dxa"/>
          </w:tcPr>
          <w:p w14:paraId="7A8A567E" w14:textId="77777777" w:rsidR="00F60969" w:rsidRDefault="00B23F68">
            <w:pPr>
              <w:pStyle w:val="Compact"/>
              <w:jc w:val="center"/>
            </w:pPr>
            <w:r>
              <w:t>2.77 ± 0.92</w:t>
            </w:r>
          </w:p>
        </w:tc>
      </w:tr>
      <w:tr w:rsidR="00F60969" w14:paraId="056B713D" w14:textId="77777777">
        <w:tc>
          <w:tcPr>
            <w:tcW w:w="1142" w:type="dxa"/>
          </w:tcPr>
          <w:p w14:paraId="317120C7" w14:textId="77777777" w:rsidR="00F60969" w:rsidRDefault="00B23F68">
            <w:pPr>
              <w:pStyle w:val="Compact"/>
            </w:pPr>
            <w:r>
              <w:t>Predicted</w:t>
            </w:r>
          </w:p>
        </w:tc>
        <w:tc>
          <w:tcPr>
            <w:tcW w:w="1675" w:type="dxa"/>
          </w:tcPr>
          <w:p w14:paraId="5C0343F7" w14:textId="77777777" w:rsidR="00F60969" w:rsidRDefault="00B23F68">
            <w:pPr>
              <w:pStyle w:val="Compact"/>
              <w:jc w:val="center"/>
            </w:pPr>
            <w:r>
              <w:t>4.84 ± 1.47</w:t>
            </w:r>
          </w:p>
        </w:tc>
        <w:tc>
          <w:tcPr>
            <w:tcW w:w="1903" w:type="dxa"/>
          </w:tcPr>
          <w:p w14:paraId="04533420" w14:textId="77777777" w:rsidR="00F60969" w:rsidRDefault="00B23F68">
            <w:pPr>
              <w:pStyle w:val="Compact"/>
              <w:jc w:val="center"/>
            </w:pPr>
            <w:r>
              <w:t>2.75 ± 1.38</w:t>
            </w:r>
          </w:p>
        </w:tc>
        <w:tc>
          <w:tcPr>
            <w:tcW w:w="1599" w:type="dxa"/>
          </w:tcPr>
          <w:p w14:paraId="0703577E" w14:textId="77777777" w:rsidR="00F60969" w:rsidRDefault="00B23F68">
            <w:pPr>
              <w:pStyle w:val="Compact"/>
              <w:jc w:val="center"/>
            </w:pPr>
            <w:r>
              <w:t>2.60 ± 1.29</w:t>
            </w:r>
          </w:p>
        </w:tc>
        <w:tc>
          <w:tcPr>
            <w:tcW w:w="1599" w:type="dxa"/>
          </w:tcPr>
          <w:p w14:paraId="2640222A" w14:textId="77777777" w:rsidR="00F60969" w:rsidRDefault="00B23F68">
            <w:pPr>
              <w:pStyle w:val="Compact"/>
              <w:jc w:val="center"/>
            </w:pPr>
            <w:r>
              <w:t>3.39 ± 0.99</w:t>
            </w:r>
          </w:p>
        </w:tc>
      </w:tr>
      <w:tr w:rsidR="00F60969" w14:paraId="0C9AA4DB" w14:textId="77777777">
        <w:tc>
          <w:tcPr>
            <w:tcW w:w="1142" w:type="dxa"/>
          </w:tcPr>
          <w:p w14:paraId="05E3EBAF" w14:textId="77777777" w:rsidR="00F60969" w:rsidRDefault="00B23F68">
            <w:pPr>
              <w:pStyle w:val="Compact"/>
            </w:pPr>
            <w:r>
              <w:t>Overall</w:t>
            </w:r>
          </w:p>
        </w:tc>
        <w:tc>
          <w:tcPr>
            <w:tcW w:w="1675" w:type="dxa"/>
          </w:tcPr>
          <w:p w14:paraId="13D546BC" w14:textId="77777777" w:rsidR="00F60969" w:rsidRDefault="00B23F68">
            <w:pPr>
              <w:pStyle w:val="Compact"/>
              <w:jc w:val="center"/>
            </w:pPr>
            <w:r>
              <w:t>4.98 ± 1.18</w:t>
            </w:r>
          </w:p>
        </w:tc>
        <w:tc>
          <w:tcPr>
            <w:tcW w:w="1903" w:type="dxa"/>
          </w:tcPr>
          <w:p w14:paraId="78074993" w14:textId="77777777" w:rsidR="00F60969" w:rsidRDefault="00B23F68">
            <w:pPr>
              <w:pStyle w:val="Compact"/>
              <w:jc w:val="center"/>
            </w:pPr>
            <w:r>
              <w:t>3.20 ± 1.16</w:t>
            </w:r>
          </w:p>
        </w:tc>
        <w:tc>
          <w:tcPr>
            <w:tcW w:w="1599" w:type="dxa"/>
          </w:tcPr>
          <w:p w14:paraId="4A9E7DD8" w14:textId="77777777" w:rsidR="00F60969" w:rsidRDefault="00B23F68">
            <w:pPr>
              <w:pStyle w:val="Compact"/>
              <w:jc w:val="center"/>
            </w:pPr>
            <w:r>
              <w:t>1.95 ± 0.90</w:t>
            </w:r>
          </w:p>
        </w:tc>
        <w:tc>
          <w:tcPr>
            <w:tcW w:w="1599" w:type="dxa"/>
          </w:tcPr>
          <w:p w14:paraId="3D4EA19C" w14:textId="77777777" w:rsidR="00F60969" w:rsidRDefault="00B23F68">
            <w:pPr>
              <w:pStyle w:val="Compact"/>
              <w:jc w:val="center"/>
            </w:pPr>
            <w:r>
              <w:t>3.38 ± 0.65</w:t>
            </w:r>
          </w:p>
        </w:tc>
      </w:tr>
    </w:tbl>
    <w:p w14:paraId="23B32E77" w14:textId="77777777" w:rsidR="00F60969" w:rsidRDefault="00B23F68">
      <w:pPr>
        <w:pStyle w:val="BodyText"/>
      </w:pPr>
      <w:r>
        <w:t>Table X. Mean point results from Questionary data by condition and item (question)</w:t>
      </w:r>
    </w:p>
    <w:p w14:paraId="2C0A5AF5" w14:textId="1481ED3C" w:rsidR="00F60969" w:rsidDel="00AC606A" w:rsidRDefault="00B23F68">
      <w:pPr>
        <w:pStyle w:val="BodyText"/>
        <w:rPr>
          <w:del w:id="141" w:author="dalan" w:date="2026-08-28T15:51:00Z"/>
        </w:rPr>
      </w:pPr>
      <w:del w:id="142" w:author="dalan" w:date="2026-08-28T15:51:00Z">
        <w:r w:rsidDel="00AC606A">
          <w:delText>Overall, participants rated the consistent condition highest (M = 4.98), the inconsistent condition intermediate (M = 3.20), and the control condition lowest (M = 1.95).</w:delText>
        </w:r>
      </w:del>
    </w:p>
    <w:p w14:paraId="245026AC" w14:textId="7A4D80BC" w:rsidR="00F60969" w:rsidRDefault="00B23F68">
      <w:pPr>
        <w:pStyle w:val="BodyText"/>
      </w:pPr>
      <w:del w:id="143" w:author="dalan" w:date="2026-08-28T15:51:00Z">
        <w:r w:rsidDel="00AC606A">
          <w:rPr>
            <w:b/>
            <w:bCs/>
          </w:rPr>
          <w:delText>Ana</w:delText>
        </w:r>
        <w:r w:rsidDel="00AC606A">
          <w:rPr>
            <w:b/>
            <w:bCs/>
          </w:rPr>
          <w:delText>lyses</w:delText>
        </w:r>
      </w:del>
      <w:ins w:id="144" w:author="dalan" w:date="2026-08-28T15:51:00Z">
        <w:r w:rsidR="00AC606A">
          <w:rPr>
            <w:b/>
            <w:bCs/>
          </w:rPr>
          <w:t>ANOVA</w:t>
        </w:r>
      </w:ins>
    </w:p>
    <w:p w14:paraId="31E85AC5" w14:textId="5184D2A1" w:rsidR="00F60969" w:rsidRDefault="00B23F68">
      <w:pPr>
        <w:pStyle w:val="BodyText"/>
      </w:pPr>
      <w:r>
        <w:t>[G*Power analysis for this ANOVA to be added.]</w:t>
      </w:r>
      <w:ins w:id="145" w:author="dalan" w:date="2026-08-28T14:46:00Z">
        <w:r w:rsidR="000C01CC">
          <w:t xml:space="preserve"> – yes, but not here – in the beginning</w:t>
        </w:r>
      </w:ins>
    </w:p>
    <w:p w14:paraId="39EEF994" w14:textId="1D17C772" w:rsidR="00F60969" w:rsidRDefault="00B23F68">
      <w:pPr>
        <w:pStyle w:val="BodyText"/>
      </w:pPr>
      <w:r>
        <w:t xml:space="preserve">To </w:t>
      </w:r>
      <w:del w:id="146" w:author="dalan" w:date="2026-08-28T15:52:00Z">
        <w:r w:rsidDel="00AF23E8">
          <w:delText xml:space="preserve">formally </w:delText>
        </w:r>
      </w:del>
      <w:commentRangeStart w:id="147"/>
      <w:r>
        <w:t xml:space="preserve">test </w:t>
      </w:r>
      <w:commentRangeEnd w:id="147"/>
      <w:r>
        <w:rPr>
          <w:rStyle w:val="CommentReference"/>
        </w:rPr>
        <w:commentReference w:id="147"/>
      </w:r>
      <w:r>
        <w:t>whether the three question types responded differently to the action-consistency manipulation, ratings were submitted to a 3 (Question type: caused, controlled, predicted) × 3 (Action Consistency: consistent, inconsistent, control) repeate</w:t>
      </w:r>
      <w:r>
        <w:t>d-measures ANOVA, with Greenhouse–Geisser correction applied to all within-subject terms with more than one degree of freedom.</w:t>
      </w:r>
    </w:p>
    <w:p w14:paraId="1FE97D95" w14:textId="77777777" w:rsidR="00F60969" w:rsidRDefault="00B23F68">
      <w:pPr>
        <w:pStyle w:val="BodyText"/>
      </w:pPr>
      <w:r>
        <w:t xml:space="preserve">The ANOVA revealed a significant main effect of Action Consistency, </w:t>
      </w:r>
      <w:r>
        <w:rPr>
          <w:i/>
          <w:iCs/>
        </w:rPr>
        <w:t>F</w:t>
      </w:r>
      <w:r>
        <w:t xml:space="preserve">(1.84, 73.74) = 82.56, </w:t>
      </w:r>
      <w:r>
        <w:rPr>
          <w:i/>
          <w:iCs/>
        </w:rPr>
        <w:t>p</w:t>
      </w:r>
      <w:r>
        <w:t xml:space="preserve"> &lt; .001, η²ₚ = .674: participants re</w:t>
      </w:r>
      <w:r>
        <w:t>liably distinguished between the consistent, inconsistent, and control conditions in how they answered the sense-of-agency questions overall. Post hoc comparisons (Bonferroni-corrected) indicated that ratings were highest in the consistent condition (M = 4</w:t>
      </w:r>
      <w:r>
        <w:t>.98), significantly differing from both the inconsistent condition (MD = 1.78, t(40) = 6.73, p &lt; .001, Cohen’s d = 1.26) and the control condition (MD = 3.02, t(40) = 12.70, p &lt; .001, Cohen’s d = 2.15). Ratings were next-highest i</w:t>
      </w:r>
      <w:bookmarkStart w:id="148" w:name="_GoBack"/>
      <w:bookmarkEnd w:id="148"/>
      <w:r>
        <w:t>n the inconsistent conditi</w:t>
      </w:r>
      <w:r>
        <w:t>on — the other active condition, even though action-outcome consistency was violated (M = 3.20) — significantly differing from the control condition by 1.25 points (t(40) = 6.12, p &lt; .001, Cohen’s d = 0.89). As expected, the lowest ratings were observed in</w:t>
      </w:r>
      <w:r>
        <w:t xml:space="preserve"> the control condition (M = 1.95).</w:t>
      </w:r>
    </w:p>
    <w:p w14:paraId="5B83764C" w14:textId="77777777" w:rsidR="00F60969" w:rsidRDefault="00B23F68">
      <w:pPr>
        <w:pStyle w:val="BodyText"/>
      </w:pPr>
      <w:r>
        <w:lastRenderedPageBreak/>
        <w:t xml:space="preserve">A significant main effect of Question type was also observed, </w:t>
      </w:r>
      <w:r>
        <w:rPr>
          <w:i/>
          <w:iCs/>
        </w:rPr>
        <w:t>F</w:t>
      </w:r>
      <w:r>
        <w:t xml:space="preserve">(1.70, 68.10) = 20.61, </w:t>
      </w:r>
      <w:r>
        <w:rPr>
          <w:i/>
          <w:iCs/>
        </w:rPr>
        <w:t>p</w:t>
      </w:r>
      <w:r>
        <w:t xml:space="preserve"> &lt; .001, η²ₚ = .340. A post hoc comparison showed that each of the three questions differed significantly from the other two in overal</w:t>
      </w:r>
      <w:r>
        <w:t>l level of endorsement. The simple main effect of Action Consistency, examined within each item, was significant for all three questions but far from equal in size: causation showed the largest effect (</w:t>
      </w:r>
      <w:r>
        <w:rPr>
          <w:i/>
          <w:iCs/>
        </w:rPr>
        <w:t>F</w:t>
      </w:r>
      <w:r>
        <w:t xml:space="preserve">(2, 80) = 89.23, </w:t>
      </w:r>
      <w:r>
        <w:rPr>
          <w:i/>
          <w:iCs/>
        </w:rPr>
        <w:t>p</w:t>
      </w:r>
      <w:r>
        <w:t xml:space="preserve"> &lt; .001, η²ₚ = .690), followed by c</w:t>
      </w:r>
      <w:r>
        <w:t>ontrol (</w:t>
      </w:r>
      <w:r>
        <w:rPr>
          <w:i/>
          <w:iCs/>
        </w:rPr>
        <w:t>F</w:t>
      </w:r>
      <w:r>
        <w:t xml:space="preserve">(2, 80) = 55.84, </w:t>
      </w:r>
      <w:r>
        <w:rPr>
          <w:i/>
          <w:iCs/>
        </w:rPr>
        <w:t>p</w:t>
      </w:r>
      <w:r>
        <w:t xml:space="preserve"> &lt; .001, η²ₚ = .583), with prediction showing the smallest effect (</w:t>
      </w:r>
      <w:r>
        <w:rPr>
          <w:i/>
          <w:iCs/>
        </w:rPr>
        <w:t>F</w:t>
      </w:r>
      <w:r>
        <w:t xml:space="preserve">(2, 80) = 46.32, </w:t>
      </w:r>
      <w:r>
        <w:rPr>
          <w:i/>
          <w:iCs/>
        </w:rPr>
        <w:t>p</w:t>
      </w:r>
      <w:r>
        <w:t xml:space="preserve"> &lt; .001, η²ₚ = .537). These results supported that the three questions were measuring, although related, still different aspects of the explici</w:t>
      </w:r>
      <w:r>
        <w:t>t SoA experience.</w:t>
      </w:r>
    </w:p>
    <w:p w14:paraId="5D5E3226" w14:textId="77777777" w:rsidR="00F60969" w:rsidRDefault="00B23F68">
      <w:pPr>
        <w:pStyle w:val="BodyText"/>
      </w:pPr>
      <w:r>
        <w:t xml:space="preserve">These two effects were moderated by a significant Action Consistency × Question type interaction, </w:t>
      </w:r>
      <w:r>
        <w:rPr>
          <w:i/>
          <w:iCs/>
        </w:rPr>
        <w:t>F</w:t>
      </w:r>
      <w:r>
        <w:t xml:space="preserve">(2.32, 92.86) = 26.26, </w:t>
      </w:r>
      <w:r>
        <w:rPr>
          <w:i/>
          <w:iCs/>
        </w:rPr>
        <w:t>p</w:t>
      </w:r>
      <w:r>
        <w:t xml:space="preserve"> &lt; .001, η²ₚ = .396. Post hoc comparisons of the interaction were then examined. Conditional on action consistency,</w:t>
      </w:r>
      <w:r>
        <w:t xml:space="preserve"> post hoc comparisons showed that within both active conditions — consistent and inconsistent — the highest-rated item, causation, differed significantly from both prediction (rated second) (consistent: MD = 0.86, t(40) = 3.43, p = .004, Cohen’s d = 0.62; </w:t>
      </w:r>
      <w:r>
        <w:t>inconsistent: MD = 1.71, t(40) = 5.10, p &lt; .001, Cohen’s d = 1.22) and control (rated lowest) (consistent: MD = 1.31, t(40) = 4.64, p &lt; .001, Cohen’s d = 0.93; inconsistent: MD = 2.05, t(40) = 6.12, p &lt; .001, Cohen’s d = 1.46), while prediction and control</w:t>
      </w:r>
      <w:r>
        <w:t xml:space="preserve"> did not differ significantly from each other. In the control (passive) condition, the pattern reversed: prediction was rated highest, differing significantly from both causation (rated second) (MD = −0.86, t(40) = −4.18, p &lt; .001, Cohen’s d = −0.61) and c</w:t>
      </w:r>
      <w:r>
        <w:t xml:space="preserve">ontrol (rated lowest) (MD = −1.08, t(40) = −6.04, p &lt; .001, Cohen’s d = −0.76), while causation and control did not differ from each other. In other words, causation and prediction swapped ranks between the active and control conditions. Participants were </w:t>
      </w:r>
      <w:r>
        <w:t>more keen to report high on “I caused the action” in active conditions. They were more keen to report high on “I predicted the action” in control (passive) condition. The “I controlled the action” statement remained the lowest-rated throughout. Regarding t</w:t>
      </w:r>
      <w:r>
        <w:t>he items’ sensitivity to discriminate between conditions, a second post hoc, conditioned on question type, was conducted. For all items, ratings were highest in the consistent condition, followed by inconsistent and then control. Each item showed a signifi</w:t>
      </w:r>
      <w:r>
        <w:t xml:space="preserve">cant difference between all three action conditions (causation — consistent vs. inconsistent: MD = 1.25, t(40) = 4.25, p &lt; .001, Cohen’s d = 0.89; consistent vs. control: MD = 3.97, t(40) = 14.34, p &lt; .001, Cohen’s d = 2.82; inconsistent vs. control: MD = </w:t>
      </w:r>
      <w:r>
        <w:t>2.72, t(40) = 8.06, p &lt; .001, Cohen’s d = 1.93; controlled — consistent vs. inconsistent: MD = 1.99, t(40) = 6.70, p &lt; .001, Cohen’s d = 1.42; consistent vs. control: MD = 2.87, t(40) = 9.08, p &lt; .001, Cohen’s d = 2.04; inconsistent vs. control: MD = 0.88,</w:t>
      </w:r>
      <w:r>
        <w:t xml:space="preserve"> t(40) = 4.18, p &lt; .001, Cohen’s d = 0.62; predicted — consistent vs. inconsistent: MD = 2.09, t(40) = 7.22, p &lt; .001, Cohen’s d = 1.49; consistent vs. control: MD = 2.24, t(40) = 9.26, p &lt; .001, Cohen’s d = 1.59), with the exception of the prediction item</w:t>
      </w:r>
      <w:r>
        <w:t xml:space="preserve">, which did not discriminate significantly between the inconsistent and control conditions (MD = 0.15, t(40) = 0.59, p = 1.000, Cohen’s d = 0.10) — suggesting that the mismatch between action and outcome distorted the prediction item to the point where it </w:t>
      </w:r>
      <w:r>
        <w:t>no longer differed from the condition in which no action was executed at all.</w:t>
      </w:r>
    </w:p>
    <w:p w14:paraId="01B6D544" w14:textId="77777777" w:rsidR="00F60969" w:rsidRDefault="00B23F68">
      <w:pPr>
        <w:pStyle w:val="BodyText"/>
      </w:pPr>
      <w:r>
        <w:t>Taken together, the results showed different ratings across all three action-consistency conditions for all three questions, indicating that they are effective measures of explic</w:t>
      </w:r>
      <w:r>
        <w:t xml:space="preserve">it </w:t>
      </w:r>
      <w:r>
        <w:lastRenderedPageBreak/>
        <w:t>sense of agency in this task; causation showed the strongest sensitivity to consistency, and prediction the weakest. However, the three questions did not follow the same pattern across conditions — they differed significantly from one another even withi</w:t>
      </w:r>
      <w:r>
        <w:t>n the same condition. This suggests that, while related, causation, prediction, and control tap into separable components of explicit sense of agency. An additional observation was that the prediction item failed to discriminate between the active-inconsis</w:t>
      </w:r>
      <w:r>
        <w:t>tent and passive-control conditions. It was also notable that the controlled item was rated lower than the causation item across all conditions — a difference that may partly reflect nuances in the Bulgarian translation of the item.</w:t>
      </w:r>
    </w:p>
    <w:p w14:paraId="5E205609" w14:textId="77777777" w:rsidR="00F60969" w:rsidRDefault="00B23F68">
      <w:pPr>
        <w:pStyle w:val="BodyText"/>
      </w:pPr>
      <w:r>
        <w:rPr>
          <w:b/>
          <w:bCs/>
        </w:rPr>
        <w:t>Correlation</w:t>
      </w:r>
    </w:p>
    <w:p w14:paraId="19918A4A" w14:textId="77777777" w:rsidR="00F60969" w:rsidRDefault="00B23F68">
      <w:pPr>
        <w:pStyle w:val="BodyText"/>
      </w:pPr>
      <w:r>
        <w:t xml:space="preserve">To examine </w:t>
      </w:r>
      <w:r>
        <w:t>the relationship between the explicit SoA measures and the RT results, a correlation analysis was conducted. Raw ratings reflect individual differences in how participants anchor and use the rating scale at least as much as they reflect the effect of the e</w:t>
      </w:r>
      <w:r>
        <w:t>xperimental manipulation itself — some participants rate every condition low, others rate every condition high, independent of action-outcome consistency. Because of this, item scores were first submitted to within-person centering — also referred to as ip</w:t>
      </w:r>
      <w:r>
        <w:t>satization in the individual-differences literature (Cattell, 1944; Hicks, 1970) — in which each participant’s own mean across their three conditions is subtracted from each of their condition scores, isolating the condition-specific variation the manipula</w:t>
      </w:r>
      <w:r>
        <w:t>tion is meant to produce from this general response-style bias.</w:t>
      </w:r>
    </w:p>
    <w:p w14:paraId="7F72FC64" w14:textId="77777777" w:rsidR="00F60969" w:rsidRDefault="00B23F68">
      <w:pPr>
        <w:pStyle w:val="BodyText"/>
      </w:pPr>
      <w:r>
        <w:t>Regarding the questionnaire measures, item-level correlations show that the strength of the relationship between items is itself condition-dependent. In the two active conditions, all three it</w:t>
      </w:r>
      <w:r>
        <w:t xml:space="preserve">ems were strongly and significantly intercorrelated with one another: </w:t>
      </w:r>
      <w:r>
        <w:rPr>
          <w:b/>
          <w:bCs/>
        </w:rPr>
        <w:t>controlled</w:t>
      </w:r>
      <w:r>
        <w:t xml:space="preserve"> and </w:t>
      </w:r>
      <w:r>
        <w:rPr>
          <w:b/>
          <w:bCs/>
        </w:rPr>
        <w:t>predicted</w:t>
      </w:r>
      <w:r>
        <w:t xml:space="preserve"> (consistent: r = .75, p &lt; .001; inconsistent: r = .74, p &lt; .001), </w:t>
      </w:r>
      <w:r>
        <w:rPr>
          <w:b/>
          <w:bCs/>
        </w:rPr>
        <w:t>caused</w:t>
      </w:r>
      <w:r>
        <w:t xml:space="preserve"> and </w:t>
      </w:r>
      <w:r>
        <w:rPr>
          <w:b/>
          <w:bCs/>
        </w:rPr>
        <w:t>controlled</w:t>
      </w:r>
      <w:r>
        <w:t xml:space="preserve"> (consistent: r = .79, p &lt; .001; inconsistent: r = .58, p &lt; .001), and </w:t>
      </w:r>
      <w:r>
        <w:rPr>
          <w:b/>
          <w:bCs/>
        </w:rPr>
        <w:t>cau</w:t>
      </w:r>
      <w:r>
        <w:rPr>
          <w:b/>
          <w:bCs/>
        </w:rPr>
        <w:t>sed</w:t>
      </w:r>
      <w:r>
        <w:t xml:space="preserve"> and </w:t>
      </w:r>
      <w:r>
        <w:rPr>
          <w:b/>
          <w:bCs/>
        </w:rPr>
        <w:t>predicted</w:t>
      </w:r>
      <w:r>
        <w:t xml:space="preserve"> (consistent: r = .70, p &lt; .001; inconsistent: r = .39, p = .011). This convergence did not hold in the control condition: while </w:t>
      </w:r>
      <w:r>
        <w:rPr>
          <w:b/>
          <w:bCs/>
        </w:rPr>
        <w:t>controlled</w:t>
      </w:r>
      <w:r>
        <w:t xml:space="preserve"> and </w:t>
      </w:r>
      <w:r>
        <w:rPr>
          <w:b/>
          <w:bCs/>
        </w:rPr>
        <w:t>predicted</w:t>
      </w:r>
      <w:r>
        <w:t xml:space="preserve"> remained strongly correlated (r = .77, p &lt; .001), </w:t>
      </w:r>
      <w:r>
        <w:rPr>
          <w:b/>
          <w:bCs/>
        </w:rPr>
        <w:t>caused</w:t>
      </w:r>
      <w:r>
        <w:t xml:space="preserve"> and </w:t>
      </w:r>
      <w:r>
        <w:rPr>
          <w:b/>
          <w:bCs/>
        </w:rPr>
        <w:t>controlled</w:t>
      </w:r>
      <w:r>
        <w:t xml:space="preserve"> weakened cons</w:t>
      </w:r>
      <w:r>
        <w:t xml:space="preserve">iderably (r = .33, p = .035), and </w:t>
      </w:r>
      <w:r>
        <w:rPr>
          <w:b/>
          <w:bCs/>
        </w:rPr>
        <w:t>caused</w:t>
      </w:r>
      <w:r>
        <w:t xml:space="preserve"> and </w:t>
      </w:r>
      <w:r>
        <w:rPr>
          <w:b/>
          <w:bCs/>
        </w:rPr>
        <w:t>predicted</w:t>
      </w:r>
      <w:r>
        <w:t xml:space="preserve"> dropped out entirely (r = .14, p = .368). This pattern, in synchrony with the ANOVA results, indicates that the three items cannot be assumed to measure a single, stable underlying construct throughout</w:t>
      </w:r>
      <w:r>
        <w:t xml:space="preserve"> the experiment — the degree to which they share variance with one another shifts depending on condition, suggesting that in this experiment caused, controlled, and predicted are picking up at least partially different things.</w:t>
      </w:r>
    </w:p>
    <w:p w14:paraId="79497B6A" w14:textId="77777777" w:rsidR="00F60969" w:rsidRDefault="00B23F68">
      <w:pPr>
        <w:pStyle w:val="BodyText"/>
      </w:pPr>
      <w:r>
        <w:t>However, for practical reason</w:t>
      </w:r>
      <w:r>
        <w:t xml:space="preserve">s and despite the item-level analysis above indicating the three items do not form a fully unified construct, composites were retained as the primary indexes that were used as a single measure to test against the implicit RT effect. The explicit composite </w:t>
      </w:r>
      <w:r>
        <w:t xml:space="preserve">showed no relationship with the matching implicit RT effect (Cohen’s </w:t>
      </w:r>
      <w:r>
        <w:rPr>
          <w:i/>
          <w:iCs/>
        </w:rPr>
        <w:t>d</w:t>
      </w:r>
      <w:r>
        <w:t>, used to measure the effect size of gaze cueing) in any condition: consistent (r = .13, p = .432), inconsistent (r = −.08, p = .624), control (r = .14, p = .373).</w:t>
      </w:r>
    </w:p>
    <w:p w14:paraId="131091B7" w14:textId="77777777" w:rsidR="00F60969" w:rsidRDefault="00B23F68">
      <w:pPr>
        <w:pStyle w:val="BodyText"/>
      </w:pPr>
      <w:r>
        <w:rPr>
          <w:b/>
          <w:bCs/>
        </w:rPr>
        <w:t>Summary</w:t>
      </w:r>
    </w:p>
    <w:p w14:paraId="7DB2C4DC" w14:textId="77777777" w:rsidR="00F60969" w:rsidRDefault="00B23F68">
      <w:pPr>
        <w:pStyle w:val="BodyText"/>
      </w:pPr>
      <w:r>
        <w:t>Overall, Exper</w:t>
      </w:r>
      <w:r>
        <w:t xml:space="preserve">iment 1 replicated the standard gaze-cueing effect, confirming that the experimental procedure was working as intended: participants reacted faster to targets </w:t>
      </w:r>
      <w:r>
        <w:lastRenderedPageBreak/>
        <w:t>appearing on the side gazed at by the face. This effect did not reach significance within the inc</w:t>
      </w:r>
      <w:r>
        <w:t>onsistent condition specifically, although congruent trials were still numerically faster than incongruent trials there.</w:t>
      </w:r>
    </w:p>
    <w:p w14:paraId="4E3732A4" w14:textId="77777777" w:rsidR="00F60969" w:rsidRDefault="00B23F68">
      <w:pPr>
        <w:pStyle w:val="BodyText"/>
      </w:pPr>
      <w:r>
        <w:t xml:space="preserve">Two main effects were observed, indicating that both an external cue (gaze direction) and an internally generated one (the participant’s chosen direction — made via keypress in this experiment — and correspondingly their prediction of the resulting action </w:t>
      </w:r>
      <w:r>
        <w:t>outcome) independently influenced reaction time. The active-consistent condition, in which the chosen direction matched the gaze direction, was significantly faster than the passive control condition, in which no directional-selection action was made. Crit</w:t>
      </w:r>
      <w:r>
        <w:t>ically, gaze and action did not interact with each other, indicating that action-outcome consistency did not modulate gaze cueing — and this remained true even when controlling for individual differences in action initiation time.</w:t>
      </w:r>
    </w:p>
    <w:p w14:paraId="369EAE32" w14:textId="77777777" w:rsidR="00F60969" w:rsidRDefault="00B23F68">
      <w:pPr>
        <w:pStyle w:val="BodyText"/>
      </w:pPr>
      <w:r>
        <w:t>The explicit sense-of-age</w:t>
      </w:r>
      <w:r>
        <w:t>ncy measures were also sensitive to the action-consistency manipulation. However, the three items did not follow the same pattern across conditions, suggesting that they capture different aspects of explicit sense of agency rather than a single unified con</w:t>
      </w:r>
      <w:r>
        <w:t>struct. Finally, implicit (RT) and explicit (rating) measures of sense of agency appeared dissociated in Experiment 1: no relationship was found between the explicit ratings and the reaction-time (implicit) measures.</w:t>
      </w:r>
      <w:bookmarkEnd w:id="0"/>
      <w:bookmarkEnd w:id="29"/>
    </w:p>
    <w:sectPr w:rsidR="00F60969">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40" w:author="dalan" w:date="2026-08-28T14:43:00Z" w:initials="d">
    <w:p w14:paraId="4FD84F1A" w14:textId="77777777" w:rsidR="00AF3CA9" w:rsidRDefault="00AF3CA9">
      <w:pPr>
        <w:pStyle w:val="CommentText"/>
      </w:pPr>
      <w:r>
        <w:rPr>
          <w:rStyle w:val="CommentReference"/>
        </w:rPr>
        <w:annotationRef/>
      </w:r>
      <w:r w:rsidR="00B23F68">
        <w:rPr>
          <w:noProof/>
        </w:rPr>
        <w:t>2</w:t>
      </w:r>
      <w:r w:rsidR="00B23F68">
        <w:rPr>
          <w:noProof/>
        </w:rPr>
        <w:t>0</w:t>
      </w:r>
      <w:r w:rsidR="00B23F68">
        <w:rPr>
          <w:noProof/>
        </w:rPr>
        <w:t>0</w:t>
      </w:r>
      <w:r w:rsidR="00B23F68">
        <w:rPr>
          <w:noProof/>
        </w:rPr>
        <w:t xml:space="preserve"> </w:t>
      </w:r>
      <w:r w:rsidR="00B23F68">
        <w:rPr>
          <w:noProof/>
        </w:rPr>
        <w:t>a</w:t>
      </w:r>
      <w:r w:rsidR="00B23F68">
        <w:rPr>
          <w:noProof/>
        </w:rPr>
        <w:t>r</w:t>
      </w:r>
      <w:r w:rsidR="00B23F68">
        <w:rPr>
          <w:noProof/>
        </w:rPr>
        <w:t>e</w:t>
      </w:r>
      <w:r w:rsidR="00B23F68">
        <w:rPr>
          <w:noProof/>
        </w:rPr>
        <w:t xml:space="preserve"> </w:t>
      </w:r>
      <w:r w:rsidR="00B23F68">
        <w:rPr>
          <w:noProof/>
        </w:rPr>
        <w:t>n</w:t>
      </w:r>
      <w:r w:rsidR="00B23F68">
        <w:rPr>
          <w:noProof/>
        </w:rPr>
        <w:t>o</w:t>
      </w:r>
      <w:r w:rsidR="00B23F68">
        <w:rPr>
          <w:noProof/>
        </w:rPr>
        <w:t>t</w:t>
      </w:r>
      <w:r w:rsidR="00B23F68">
        <w:rPr>
          <w:noProof/>
        </w:rPr>
        <w:t xml:space="preserve"> </w:t>
      </w:r>
      <w:r w:rsidR="00B23F68">
        <w:rPr>
          <w:noProof/>
        </w:rPr>
        <w:t>i</w:t>
      </w:r>
      <w:r w:rsidR="00B23F68">
        <w:rPr>
          <w:noProof/>
        </w:rPr>
        <w:t>m</w:t>
      </w:r>
      <w:r w:rsidR="00B23F68">
        <w:rPr>
          <w:noProof/>
        </w:rPr>
        <w:t>p</w:t>
      </w:r>
      <w:r w:rsidR="00B23F68">
        <w:rPr>
          <w:noProof/>
        </w:rPr>
        <w:t>o</w:t>
      </w:r>
      <w:r w:rsidR="00B23F68">
        <w:rPr>
          <w:noProof/>
        </w:rPr>
        <w:t>s</w:t>
      </w:r>
      <w:r w:rsidR="00B23F68">
        <w:rPr>
          <w:noProof/>
        </w:rPr>
        <w:t>s</w:t>
      </w:r>
      <w:r w:rsidR="00B23F68">
        <w:rPr>
          <w:noProof/>
        </w:rPr>
        <w:t>i</w:t>
      </w:r>
      <w:r w:rsidR="00B23F68">
        <w:rPr>
          <w:noProof/>
        </w:rPr>
        <w:t>b</w:t>
      </w:r>
      <w:r w:rsidR="00B23F68">
        <w:rPr>
          <w:noProof/>
        </w:rPr>
        <w:t>l</w:t>
      </w:r>
      <w:r w:rsidR="00B23F68">
        <w:rPr>
          <w:noProof/>
        </w:rPr>
        <w:t>e</w:t>
      </w:r>
      <w:r w:rsidR="00B23F68">
        <w:rPr>
          <w:noProof/>
        </w:rPr>
        <w:t>;</w:t>
      </w:r>
      <w:r w:rsidR="00B23F68">
        <w:rPr>
          <w:noProof/>
        </w:rPr>
        <w:t xml:space="preserve"> </w:t>
      </w:r>
      <w:r w:rsidR="00B23F68">
        <w:rPr>
          <w:noProof/>
        </w:rPr>
        <w:t>u</w:t>
      </w:r>
      <w:r w:rsidR="00B23F68">
        <w:rPr>
          <w:noProof/>
        </w:rPr>
        <w:t>s</w:t>
      </w:r>
      <w:r w:rsidR="00B23F68">
        <w:rPr>
          <w:noProof/>
        </w:rPr>
        <w:t>u</w:t>
      </w:r>
      <w:r w:rsidR="00B23F68">
        <w:rPr>
          <w:noProof/>
        </w:rPr>
        <w:t>a</w:t>
      </w:r>
      <w:r w:rsidR="00B23F68">
        <w:rPr>
          <w:noProof/>
        </w:rPr>
        <w:t>l</w:t>
      </w:r>
      <w:r w:rsidR="00B23F68">
        <w:rPr>
          <w:noProof/>
        </w:rPr>
        <w:t>l</w:t>
      </w:r>
      <w:r w:rsidR="00B23F68">
        <w:rPr>
          <w:noProof/>
        </w:rPr>
        <w:t>y</w:t>
      </w:r>
      <w:r w:rsidR="00B23F68">
        <w:rPr>
          <w:noProof/>
        </w:rPr>
        <w:t xml:space="preserve"> </w:t>
      </w:r>
      <w:r w:rsidR="00B23F68">
        <w:rPr>
          <w:noProof/>
        </w:rPr>
        <w:t>p</w:t>
      </w:r>
      <w:r w:rsidR="00B23F68">
        <w:rPr>
          <w:noProof/>
        </w:rPr>
        <w:t>e</w:t>
      </w:r>
      <w:r w:rsidR="00B23F68">
        <w:rPr>
          <w:noProof/>
        </w:rPr>
        <w:t>o</w:t>
      </w:r>
      <w:r w:rsidR="00B23F68">
        <w:rPr>
          <w:noProof/>
        </w:rPr>
        <w:t>p</w:t>
      </w:r>
      <w:r w:rsidR="00B23F68">
        <w:rPr>
          <w:noProof/>
        </w:rPr>
        <w:t>l</w:t>
      </w:r>
      <w:r w:rsidR="00B23F68">
        <w:rPr>
          <w:noProof/>
        </w:rPr>
        <w:t>e</w:t>
      </w:r>
      <w:r w:rsidR="00B23F68">
        <w:rPr>
          <w:noProof/>
        </w:rPr>
        <w:t xml:space="preserve"> </w:t>
      </w:r>
      <w:r w:rsidR="00B23F68">
        <w:rPr>
          <w:noProof/>
        </w:rPr>
        <w:t>r</w:t>
      </w:r>
      <w:r w:rsidR="00B23F68">
        <w:rPr>
          <w:noProof/>
        </w:rPr>
        <w:t>e</w:t>
      </w:r>
      <w:r w:rsidR="00B23F68">
        <w:rPr>
          <w:noProof/>
        </w:rPr>
        <w:t>m</w:t>
      </w:r>
      <w:r w:rsidR="00B23F68">
        <w:rPr>
          <w:noProof/>
        </w:rPr>
        <w:t>o</w:t>
      </w:r>
      <w:r w:rsidR="00B23F68">
        <w:rPr>
          <w:noProof/>
        </w:rPr>
        <w:t>v</w:t>
      </w:r>
      <w:r w:rsidR="00B23F68">
        <w:rPr>
          <w:noProof/>
        </w:rPr>
        <w:t>e</w:t>
      </w:r>
      <w:r w:rsidR="00B23F68">
        <w:rPr>
          <w:noProof/>
        </w:rPr>
        <w:t xml:space="preserve"> </w:t>
      </w:r>
      <w:r w:rsidR="00B23F68">
        <w:rPr>
          <w:noProof/>
        </w:rPr>
        <w:t>&lt;=</w:t>
      </w:r>
      <w:r w:rsidR="00B23F68">
        <w:rPr>
          <w:noProof/>
        </w:rPr>
        <w:t>1</w:t>
      </w:r>
      <w:r w:rsidR="00B23F68">
        <w:rPr>
          <w:noProof/>
        </w:rPr>
        <w:t>0</w:t>
      </w:r>
      <w:r w:rsidR="00B23F68">
        <w:rPr>
          <w:noProof/>
        </w:rPr>
        <w:t>0</w:t>
      </w:r>
      <w:r w:rsidR="00B23F68">
        <w:rPr>
          <w:noProof/>
        </w:rPr>
        <w:t xml:space="preserve"> </w:t>
      </w:r>
      <w:r w:rsidR="00B23F68">
        <w:rPr>
          <w:noProof/>
        </w:rPr>
        <w:t>m</w:t>
      </w:r>
      <w:r w:rsidR="00B23F68">
        <w:rPr>
          <w:noProof/>
        </w:rPr>
        <w:t>s</w:t>
      </w:r>
    </w:p>
  </w:comment>
  <w:comment w:id="43" w:author="dalan" w:date="2026-08-28T14:43:00Z" w:initials="d">
    <w:p w14:paraId="322561AB" w14:textId="5F20B490" w:rsidR="005560BC" w:rsidRDefault="005560BC">
      <w:pPr>
        <w:pStyle w:val="CommentText"/>
      </w:pPr>
      <w:r>
        <w:rPr>
          <w:rStyle w:val="CommentReference"/>
        </w:rPr>
        <w:annotationRef/>
      </w:r>
      <w:r w:rsidR="00B23F68">
        <w:rPr>
          <w:noProof/>
        </w:rPr>
        <w:t>y</w:t>
      </w:r>
      <w:r w:rsidR="00B23F68">
        <w:rPr>
          <w:noProof/>
        </w:rPr>
        <w:t>o</w:t>
      </w:r>
      <w:r w:rsidR="00B23F68">
        <w:rPr>
          <w:noProof/>
        </w:rPr>
        <w:t>u</w:t>
      </w:r>
      <w:r w:rsidR="00B23F68">
        <w:rPr>
          <w:noProof/>
        </w:rPr>
        <w:t xml:space="preserve"> </w:t>
      </w:r>
      <w:r w:rsidR="00B23F68">
        <w:rPr>
          <w:noProof/>
        </w:rPr>
        <w:t>s</w:t>
      </w:r>
      <w:r w:rsidR="00B23F68">
        <w:rPr>
          <w:noProof/>
        </w:rPr>
        <w:t>h</w:t>
      </w:r>
      <w:r w:rsidR="00B23F68">
        <w:rPr>
          <w:noProof/>
        </w:rPr>
        <w:t>o</w:t>
      </w:r>
      <w:r w:rsidR="00B23F68">
        <w:rPr>
          <w:noProof/>
        </w:rPr>
        <w:t>u</w:t>
      </w:r>
      <w:r w:rsidR="00B23F68">
        <w:rPr>
          <w:noProof/>
        </w:rPr>
        <w:t>l</w:t>
      </w:r>
      <w:r w:rsidR="00B23F68">
        <w:rPr>
          <w:noProof/>
        </w:rPr>
        <w:t>d</w:t>
      </w:r>
      <w:r w:rsidR="00B23F68">
        <w:rPr>
          <w:noProof/>
        </w:rPr>
        <w:t xml:space="preserve"> </w:t>
      </w:r>
      <w:r w:rsidR="00B23F68">
        <w:rPr>
          <w:noProof/>
        </w:rPr>
        <w:t>n</w:t>
      </w:r>
      <w:r w:rsidR="00B23F68">
        <w:rPr>
          <w:noProof/>
        </w:rPr>
        <w:t>o</w:t>
      </w:r>
      <w:r w:rsidR="00B23F68">
        <w:rPr>
          <w:noProof/>
        </w:rPr>
        <w:t>t</w:t>
      </w:r>
      <w:r w:rsidR="00B23F68">
        <w:rPr>
          <w:noProof/>
        </w:rPr>
        <w:t xml:space="preserve"> </w:t>
      </w:r>
      <w:r w:rsidR="00B23F68">
        <w:rPr>
          <w:noProof/>
        </w:rPr>
        <w:t>t</w:t>
      </w:r>
      <w:r w:rsidR="00B23F68">
        <w:rPr>
          <w:noProof/>
        </w:rPr>
        <w:t>a</w:t>
      </w:r>
      <w:r w:rsidR="00B23F68">
        <w:rPr>
          <w:noProof/>
        </w:rPr>
        <w:t>l</w:t>
      </w:r>
      <w:r w:rsidR="00B23F68">
        <w:rPr>
          <w:noProof/>
        </w:rPr>
        <w:t>k</w:t>
      </w:r>
      <w:r w:rsidR="00B23F68">
        <w:rPr>
          <w:noProof/>
        </w:rPr>
        <w:t xml:space="preserve"> </w:t>
      </w:r>
      <w:r w:rsidR="00B23F68">
        <w:rPr>
          <w:noProof/>
        </w:rPr>
        <w:t>o</w:t>
      </w:r>
      <w:r w:rsidR="00B23F68">
        <w:rPr>
          <w:noProof/>
        </w:rPr>
        <w:t>n</w:t>
      </w:r>
      <w:r w:rsidR="00B23F68">
        <w:rPr>
          <w:noProof/>
        </w:rPr>
        <w:t xml:space="preserve"> </w:t>
      </w:r>
      <w:r w:rsidR="00B23F68">
        <w:rPr>
          <w:noProof/>
        </w:rPr>
        <w:t>N</w:t>
      </w:r>
      <w:r w:rsidR="00B23F68">
        <w:rPr>
          <w:noProof/>
        </w:rPr>
        <w:t xml:space="preserve"> </w:t>
      </w:r>
      <w:r w:rsidR="00B23F68">
        <w:rPr>
          <w:noProof/>
        </w:rPr>
        <w:t>o</w:t>
      </w:r>
      <w:r w:rsidR="00B23F68">
        <w:rPr>
          <w:noProof/>
        </w:rPr>
        <w:t>f</w:t>
      </w:r>
      <w:r w:rsidR="00B23F68">
        <w:rPr>
          <w:noProof/>
        </w:rPr>
        <w:t xml:space="preserve"> </w:t>
      </w:r>
      <w:r w:rsidR="00B23F68">
        <w:rPr>
          <w:noProof/>
        </w:rPr>
        <w:t>t</w:t>
      </w:r>
      <w:r w:rsidR="00B23F68">
        <w:rPr>
          <w:noProof/>
        </w:rPr>
        <w:t>r</w:t>
      </w:r>
      <w:r w:rsidR="00B23F68">
        <w:rPr>
          <w:noProof/>
        </w:rPr>
        <w:t>i</w:t>
      </w:r>
      <w:r w:rsidR="00B23F68">
        <w:rPr>
          <w:noProof/>
        </w:rPr>
        <w:t>a</w:t>
      </w:r>
      <w:r w:rsidR="00B23F68">
        <w:rPr>
          <w:noProof/>
        </w:rPr>
        <w:t>l</w:t>
      </w:r>
      <w:r w:rsidR="00B23F68">
        <w:rPr>
          <w:noProof/>
        </w:rPr>
        <w:t>s</w:t>
      </w:r>
      <w:r w:rsidR="00B23F68">
        <w:rPr>
          <w:noProof/>
        </w:rPr>
        <w:t xml:space="preserve"> </w:t>
      </w:r>
      <w:r w:rsidR="00B23F68">
        <w:rPr>
          <w:noProof/>
        </w:rPr>
        <w:t>-</w:t>
      </w:r>
      <w:r w:rsidR="00B23F68">
        <w:rPr>
          <w:noProof/>
        </w:rPr>
        <w:t xml:space="preserve"> </w:t>
      </w:r>
      <w:r w:rsidR="00B23F68">
        <w:rPr>
          <w:noProof/>
        </w:rPr>
        <w:t>o</w:t>
      </w:r>
      <w:r w:rsidR="00B23F68">
        <w:rPr>
          <w:noProof/>
        </w:rPr>
        <w:t>n</w:t>
      </w:r>
      <w:r w:rsidR="00B23F68">
        <w:rPr>
          <w:noProof/>
        </w:rPr>
        <w:t>l</w:t>
      </w:r>
      <w:r w:rsidR="00B23F68">
        <w:rPr>
          <w:noProof/>
        </w:rPr>
        <w:t>y</w:t>
      </w:r>
      <w:r w:rsidR="00B23F68">
        <w:rPr>
          <w:noProof/>
        </w:rPr>
        <w:t xml:space="preserve"> </w:t>
      </w:r>
      <w:r w:rsidR="00B23F68">
        <w:rPr>
          <w:noProof/>
        </w:rPr>
        <w:t>p</w:t>
      </w:r>
      <w:r w:rsidR="00B23F68">
        <w:rPr>
          <w:noProof/>
        </w:rPr>
        <w:t>e</w:t>
      </w:r>
      <w:r w:rsidR="00B23F68">
        <w:rPr>
          <w:noProof/>
        </w:rPr>
        <w:t>r</w:t>
      </w:r>
      <w:r w:rsidR="00B23F68">
        <w:rPr>
          <w:noProof/>
        </w:rPr>
        <w:t>c</w:t>
      </w:r>
      <w:r w:rsidR="00B23F68">
        <w:rPr>
          <w:noProof/>
        </w:rPr>
        <w:t>e</w:t>
      </w:r>
      <w:r w:rsidR="00B23F68">
        <w:rPr>
          <w:noProof/>
        </w:rPr>
        <w:t>n</w:t>
      </w:r>
      <w:r w:rsidR="00B23F68">
        <w:rPr>
          <w:noProof/>
        </w:rPr>
        <w:t>t</w:t>
      </w:r>
      <w:r w:rsidR="00B23F68">
        <w:rPr>
          <w:noProof/>
        </w:rPr>
        <w:t>a</w:t>
      </w:r>
      <w:r w:rsidR="00B23F68">
        <w:rPr>
          <w:noProof/>
        </w:rPr>
        <w:t>g</w:t>
      </w:r>
      <w:r w:rsidR="00B23F68">
        <w:rPr>
          <w:noProof/>
        </w:rPr>
        <w:t>e</w:t>
      </w:r>
    </w:p>
  </w:comment>
  <w:comment w:id="63" w:author="dalan" w:date="2026-08-28T14:49:00Z" w:initials="d">
    <w:p w14:paraId="1F2B0ACA" w14:textId="126E315A" w:rsidR="00B646B1" w:rsidRDefault="00B646B1">
      <w:pPr>
        <w:pStyle w:val="CommentText"/>
      </w:pPr>
      <w:r>
        <w:rPr>
          <w:rStyle w:val="CommentReference"/>
        </w:rPr>
        <w:annotationRef/>
      </w:r>
      <w:r w:rsidR="00B23F68">
        <w:rPr>
          <w:noProof/>
        </w:rPr>
        <w:t>y</w:t>
      </w:r>
      <w:r w:rsidR="00B23F68">
        <w:rPr>
          <w:noProof/>
        </w:rPr>
        <w:t>o</w:t>
      </w:r>
      <w:r w:rsidR="00B23F68">
        <w:rPr>
          <w:noProof/>
        </w:rPr>
        <w:t>u</w:t>
      </w:r>
      <w:r w:rsidR="00B23F68">
        <w:rPr>
          <w:noProof/>
        </w:rPr>
        <w:t xml:space="preserve"> </w:t>
      </w:r>
      <w:r w:rsidR="00B23F68">
        <w:rPr>
          <w:noProof/>
        </w:rPr>
        <w:t>N</w:t>
      </w:r>
      <w:r w:rsidR="00B23F68">
        <w:rPr>
          <w:noProof/>
        </w:rPr>
        <w:t>E</w:t>
      </w:r>
      <w:r w:rsidR="00B23F68">
        <w:rPr>
          <w:noProof/>
        </w:rPr>
        <w:t>V</w:t>
      </w:r>
      <w:r w:rsidR="00B23F68">
        <w:rPr>
          <w:noProof/>
        </w:rPr>
        <w:t>E</w:t>
      </w:r>
      <w:r w:rsidR="00B23F68">
        <w:rPr>
          <w:noProof/>
        </w:rPr>
        <w:t>R</w:t>
      </w:r>
      <w:r w:rsidR="00B23F68">
        <w:rPr>
          <w:noProof/>
        </w:rPr>
        <w:t xml:space="preserve"> </w:t>
      </w:r>
      <w:r w:rsidR="00B23F68">
        <w:rPr>
          <w:noProof/>
        </w:rPr>
        <w:t>d</w:t>
      </w:r>
      <w:r w:rsidR="00B23F68">
        <w:rPr>
          <w:noProof/>
        </w:rPr>
        <w:t>i</w:t>
      </w:r>
      <w:r w:rsidR="00B23F68">
        <w:rPr>
          <w:noProof/>
        </w:rPr>
        <w:t>s</w:t>
      </w:r>
      <w:r w:rsidR="00B23F68">
        <w:rPr>
          <w:noProof/>
        </w:rPr>
        <w:t>c</w:t>
      </w:r>
      <w:r w:rsidR="00B23F68">
        <w:rPr>
          <w:noProof/>
        </w:rPr>
        <w:t>u</w:t>
      </w:r>
      <w:r w:rsidR="00B23F68">
        <w:rPr>
          <w:noProof/>
        </w:rPr>
        <w:t>s</w:t>
      </w:r>
      <w:r w:rsidR="00B23F68">
        <w:rPr>
          <w:noProof/>
        </w:rPr>
        <w:t>s</w:t>
      </w:r>
      <w:r w:rsidR="00B23F68">
        <w:rPr>
          <w:noProof/>
        </w:rPr>
        <w:t xml:space="preserve"> </w:t>
      </w:r>
      <w:r w:rsidR="00B23F68">
        <w:rPr>
          <w:noProof/>
        </w:rPr>
        <w:t>d</w:t>
      </w:r>
      <w:r w:rsidR="00B23F68">
        <w:rPr>
          <w:noProof/>
        </w:rPr>
        <w:t>e</w:t>
      </w:r>
      <w:r w:rsidR="00B23F68">
        <w:rPr>
          <w:noProof/>
        </w:rPr>
        <w:t>s</w:t>
      </w:r>
      <w:r w:rsidR="00B23F68">
        <w:rPr>
          <w:noProof/>
        </w:rPr>
        <w:t>c</w:t>
      </w:r>
      <w:r w:rsidR="00B23F68">
        <w:rPr>
          <w:noProof/>
        </w:rPr>
        <w:t>r</w:t>
      </w:r>
      <w:r w:rsidR="00B23F68">
        <w:rPr>
          <w:noProof/>
        </w:rPr>
        <w:t>i</w:t>
      </w:r>
      <w:r w:rsidR="00B23F68">
        <w:rPr>
          <w:noProof/>
        </w:rPr>
        <w:t>p</w:t>
      </w:r>
      <w:r w:rsidR="00B23F68">
        <w:rPr>
          <w:noProof/>
        </w:rPr>
        <w:t>t</w:t>
      </w:r>
      <w:r w:rsidR="00B23F68">
        <w:rPr>
          <w:noProof/>
        </w:rPr>
        <w:t>i</w:t>
      </w:r>
      <w:r w:rsidR="00B23F68">
        <w:rPr>
          <w:noProof/>
        </w:rPr>
        <w:t>v</w:t>
      </w:r>
      <w:r w:rsidR="00B23F68">
        <w:rPr>
          <w:noProof/>
        </w:rPr>
        <w:t>e</w:t>
      </w:r>
      <w:r w:rsidR="00B23F68">
        <w:rPr>
          <w:noProof/>
        </w:rPr>
        <w:t xml:space="preserve"> </w:t>
      </w:r>
      <w:r w:rsidR="00B23F68">
        <w:rPr>
          <w:noProof/>
        </w:rPr>
        <w:t>-</w:t>
      </w:r>
      <w:r w:rsidR="00B23F68">
        <w:rPr>
          <w:noProof/>
        </w:rPr>
        <w:t xml:space="preserve"> </w:t>
      </w:r>
      <w:r w:rsidR="00B23F68">
        <w:rPr>
          <w:noProof/>
        </w:rPr>
        <w:t>j</w:t>
      </w:r>
      <w:r w:rsidR="00B23F68">
        <w:rPr>
          <w:noProof/>
        </w:rPr>
        <w:t>u</w:t>
      </w:r>
      <w:r w:rsidR="00B23F68">
        <w:rPr>
          <w:noProof/>
        </w:rPr>
        <w:t>s</w:t>
      </w:r>
      <w:r w:rsidR="00B23F68">
        <w:rPr>
          <w:noProof/>
        </w:rPr>
        <w:t>t</w:t>
      </w:r>
      <w:r w:rsidR="00B23F68">
        <w:rPr>
          <w:noProof/>
        </w:rPr>
        <w:t xml:space="preserve"> </w:t>
      </w:r>
      <w:r w:rsidR="00B23F68">
        <w:rPr>
          <w:noProof/>
        </w:rPr>
        <w:t>r</w:t>
      </w:r>
      <w:r w:rsidR="00B23F68">
        <w:rPr>
          <w:noProof/>
        </w:rPr>
        <w:t>e</w:t>
      </w:r>
      <w:r w:rsidR="00B23F68">
        <w:rPr>
          <w:noProof/>
        </w:rPr>
        <w:t>p</w:t>
      </w:r>
      <w:r w:rsidR="00B23F68">
        <w:rPr>
          <w:noProof/>
        </w:rPr>
        <w:t>o</w:t>
      </w:r>
      <w:r w:rsidR="00B23F68">
        <w:rPr>
          <w:noProof/>
        </w:rPr>
        <w:t>r</w:t>
      </w:r>
      <w:r w:rsidR="00B23F68">
        <w:rPr>
          <w:noProof/>
        </w:rPr>
        <w:t>t</w:t>
      </w:r>
      <w:r w:rsidR="00B23F68">
        <w:rPr>
          <w:noProof/>
        </w:rPr>
        <w:t>.</w:t>
      </w:r>
      <w:r w:rsidR="00B23F68">
        <w:rPr>
          <w:noProof/>
        </w:rPr>
        <w:t xml:space="preserve"> </w:t>
      </w:r>
      <w:r w:rsidR="00B23F68">
        <w:rPr>
          <w:noProof/>
        </w:rPr>
        <w:t>I</w:t>
      </w:r>
      <w:r w:rsidR="00B23F68">
        <w:rPr>
          <w:noProof/>
        </w:rPr>
        <w:t>'</w:t>
      </w:r>
      <w:r w:rsidR="00B23F68">
        <w:rPr>
          <w:noProof/>
        </w:rPr>
        <w:t>d</w:t>
      </w:r>
      <w:r w:rsidR="00B23F68">
        <w:rPr>
          <w:noProof/>
        </w:rPr>
        <w:t xml:space="preserve"> </w:t>
      </w:r>
      <w:r w:rsidR="00B23F68">
        <w:rPr>
          <w:noProof/>
        </w:rPr>
        <w:t>s</w:t>
      </w:r>
      <w:r w:rsidR="00B23F68">
        <w:rPr>
          <w:noProof/>
        </w:rPr>
        <w:t>u</w:t>
      </w:r>
      <w:r w:rsidR="00B23F68">
        <w:rPr>
          <w:noProof/>
        </w:rPr>
        <w:t>g</w:t>
      </w:r>
      <w:r w:rsidR="00B23F68">
        <w:rPr>
          <w:noProof/>
        </w:rPr>
        <w:t>g</w:t>
      </w:r>
      <w:r w:rsidR="00B23F68">
        <w:rPr>
          <w:noProof/>
        </w:rPr>
        <w:t>e</w:t>
      </w:r>
      <w:r w:rsidR="00B23F68">
        <w:rPr>
          <w:noProof/>
        </w:rPr>
        <w:t>s</w:t>
      </w:r>
      <w:r w:rsidR="00B23F68">
        <w:rPr>
          <w:noProof/>
        </w:rPr>
        <w:t>t</w:t>
      </w:r>
      <w:r w:rsidR="00B23F68">
        <w:rPr>
          <w:noProof/>
        </w:rPr>
        <w:t xml:space="preserve"> </w:t>
      </w:r>
      <w:r w:rsidR="00B23F68">
        <w:rPr>
          <w:noProof/>
        </w:rPr>
        <w:t>t</w:t>
      </w:r>
      <w:r w:rsidR="00B23F68">
        <w:rPr>
          <w:noProof/>
        </w:rPr>
        <w:t>o</w:t>
      </w:r>
      <w:r w:rsidR="00B23F68">
        <w:rPr>
          <w:noProof/>
        </w:rPr>
        <w:t xml:space="preserve"> </w:t>
      </w:r>
      <w:r w:rsidR="00B23F68">
        <w:rPr>
          <w:noProof/>
        </w:rPr>
        <w:t>p</w:t>
      </w:r>
      <w:r w:rsidR="00B23F68">
        <w:rPr>
          <w:noProof/>
        </w:rPr>
        <w:t>u</w:t>
      </w:r>
      <w:r w:rsidR="00B23F68">
        <w:rPr>
          <w:noProof/>
        </w:rPr>
        <w:t>t</w:t>
      </w:r>
      <w:r w:rsidR="00B23F68">
        <w:rPr>
          <w:noProof/>
        </w:rPr>
        <w:t xml:space="preserve"> </w:t>
      </w:r>
      <w:r w:rsidR="00B23F68">
        <w:rPr>
          <w:noProof/>
        </w:rPr>
        <w:t>i</w:t>
      </w:r>
      <w:r w:rsidR="00B23F68">
        <w:rPr>
          <w:noProof/>
        </w:rPr>
        <w:t>t</w:t>
      </w:r>
      <w:r w:rsidR="00B23F68">
        <w:rPr>
          <w:noProof/>
        </w:rPr>
        <w:t xml:space="preserve"> </w:t>
      </w:r>
      <w:r w:rsidR="00B23F68">
        <w:rPr>
          <w:noProof/>
        </w:rPr>
        <w:t>i</w:t>
      </w:r>
      <w:r w:rsidR="00B23F68">
        <w:rPr>
          <w:noProof/>
        </w:rPr>
        <w:t>n</w:t>
      </w:r>
      <w:r w:rsidR="00B23F68">
        <w:rPr>
          <w:noProof/>
        </w:rPr>
        <w:t xml:space="preserve"> </w:t>
      </w:r>
      <w:r w:rsidR="00B23F68">
        <w:rPr>
          <w:noProof/>
        </w:rPr>
        <w:t>t</w:t>
      </w:r>
      <w:r w:rsidR="00B23F68">
        <w:rPr>
          <w:noProof/>
        </w:rPr>
        <w:t>h</w:t>
      </w:r>
      <w:r w:rsidR="00B23F68">
        <w:rPr>
          <w:noProof/>
        </w:rPr>
        <w:t>e</w:t>
      </w:r>
      <w:r w:rsidR="00B23F68">
        <w:rPr>
          <w:noProof/>
        </w:rPr>
        <w:t xml:space="preserve"> </w:t>
      </w:r>
      <w:r w:rsidR="00B23F68">
        <w:rPr>
          <w:noProof/>
        </w:rPr>
        <w:t>a</w:t>
      </w:r>
      <w:r w:rsidR="00B23F68">
        <w:rPr>
          <w:noProof/>
        </w:rPr>
        <w:t>n</w:t>
      </w:r>
      <w:r w:rsidR="00B23F68">
        <w:rPr>
          <w:noProof/>
        </w:rPr>
        <w:t>o</w:t>
      </w:r>
      <w:r w:rsidR="00B23F68">
        <w:rPr>
          <w:noProof/>
        </w:rPr>
        <w:t>v</w:t>
      </w:r>
      <w:r w:rsidR="00B23F68">
        <w:rPr>
          <w:noProof/>
        </w:rPr>
        <w:t>a</w:t>
      </w:r>
      <w:r w:rsidR="00B23F68">
        <w:rPr>
          <w:noProof/>
        </w:rPr>
        <w:t xml:space="preserve"> </w:t>
      </w:r>
      <w:r w:rsidR="00B23F68">
        <w:rPr>
          <w:noProof/>
        </w:rPr>
        <w:t>s</w:t>
      </w:r>
      <w:r w:rsidR="00B23F68">
        <w:rPr>
          <w:noProof/>
        </w:rPr>
        <w:t>e</w:t>
      </w:r>
      <w:r w:rsidR="00B23F68">
        <w:rPr>
          <w:noProof/>
        </w:rPr>
        <w:t>c</w:t>
      </w:r>
      <w:r w:rsidR="00B23F68">
        <w:rPr>
          <w:noProof/>
        </w:rPr>
        <w:t>t</w:t>
      </w:r>
      <w:r w:rsidR="00B23F68">
        <w:rPr>
          <w:noProof/>
        </w:rPr>
        <w:t>i</w:t>
      </w:r>
      <w:r w:rsidR="00B23F68">
        <w:rPr>
          <w:noProof/>
        </w:rPr>
        <w:t>o</w:t>
      </w:r>
      <w:r w:rsidR="00B23F68">
        <w:rPr>
          <w:noProof/>
        </w:rPr>
        <w:t>n</w:t>
      </w:r>
      <w:r w:rsidR="00B23F68">
        <w:rPr>
          <w:noProof/>
        </w:rPr>
        <w:t>.</w:t>
      </w:r>
      <w:r w:rsidR="00B23F68">
        <w:rPr>
          <w:noProof/>
        </w:rPr>
        <w:t xml:space="preserve"> </w:t>
      </w:r>
      <w:r w:rsidR="00B23F68">
        <w:rPr>
          <w:noProof/>
        </w:rPr>
        <w:t>R</w:t>
      </w:r>
      <w:r w:rsidR="00B23F68">
        <w:rPr>
          <w:noProof/>
        </w:rPr>
        <w:t>o</w:t>
      </w:r>
      <w:r w:rsidR="00B23F68">
        <w:rPr>
          <w:noProof/>
        </w:rPr>
        <w:t>z</w:t>
      </w:r>
      <w:r w:rsidR="00B23F68">
        <w:rPr>
          <w:noProof/>
        </w:rPr>
        <w:t>a</w:t>
      </w:r>
      <w:r w:rsidR="00B23F68">
        <w:rPr>
          <w:noProof/>
        </w:rPr>
        <w:t>l</w:t>
      </w:r>
      <w:r w:rsidR="00B23F68">
        <w:rPr>
          <w:noProof/>
        </w:rPr>
        <w:t>i</w:t>
      </w:r>
      <w:r w:rsidR="00B23F68">
        <w:rPr>
          <w:noProof/>
        </w:rPr>
        <w:t>n</w:t>
      </w:r>
      <w:r w:rsidR="00B23F68">
        <w:rPr>
          <w:noProof/>
        </w:rPr>
        <w:t>a</w:t>
      </w:r>
      <w:r w:rsidR="00B23F68">
        <w:rPr>
          <w:noProof/>
        </w:rPr>
        <w:t>,</w:t>
      </w:r>
      <w:r w:rsidR="00B23F68">
        <w:rPr>
          <w:noProof/>
        </w:rPr>
        <w:t xml:space="preserve"> </w:t>
      </w:r>
      <w:r w:rsidR="00B23F68">
        <w:rPr>
          <w:noProof/>
        </w:rPr>
        <w:t>p</w:t>
      </w:r>
      <w:r w:rsidR="00B23F68">
        <w:rPr>
          <w:noProof/>
        </w:rPr>
        <w:t>l</w:t>
      </w:r>
      <w:r w:rsidR="00B23F68">
        <w:rPr>
          <w:noProof/>
        </w:rPr>
        <w:t>e</w:t>
      </w:r>
      <w:r w:rsidR="00B23F68">
        <w:rPr>
          <w:noProof/>
        </w:rPr>
        <w:t>a</w:t>
      </w:r>
      <w:r w:rsidR="00B23F68">
        <w:rPr>
          <w:noProof/>
        </w:rPr>
        <w:t>s</w:t>
      </w:r>
      <w:r w:rsidR="00B23F68">
        <w:rPr>
          <w:noProof/>
        </w:rPr>
        <w:t>e</w:t>
      </w:r>
      <w:r w:rsidR="00B23F68">
        <w:rPr>
          <w:noProof/>
        </w:rPr>
        <w:t>,</w:t>
      </w:r>
      <w:r w:rsidR="00B23F68">
        <w:rPr>
          <w:noProof/>
        </w:rPr>
        <w:t xml:space="preserve"> </w:t>
      </w:r>
      <w:r w:rsidR="00B23F68">
        <w:rPr>
          <w:noProof/>
        </w:rPr>
        <w:t>h</w:t>
      </w:r>
      <w:r w:rsidR="00B23F68">
        <w:rPr>
          <w:noProof/>
        </w:rPr>
        <w:t>a</w:t>
      </w:r>
      <w:r w:rsidR="00B23F68">
        <w:rPr>
          <w:noProof/>
        </w:rPr>
        <w:t>v</w:t>
      </w:r>
      <w:r w:rsidR="00B23F68">
        <w:rPr>
          <w:noProof/>
        </w:rPr>
        <w:t>e</w:t>
      </w:r>
      <w:r w:rsidR="00B23F68">
        <w:rPr>
          <w:noProof/>
        </w:rPr>
        <w:t xml:space="preserve"> </w:t>
      </w:r>
      <w:r w:rsidR="00B23F68">
        <w:rPr>
          <w:noProof/>
        </w:rPr>
        <w:t>a</w:t>
      </w:r>
      <w:r w:rsidR="00B23F68">
        <w:rPr>
          <w:noProof/>
        </w:rPr>
        <w:t xml:space="preserve"> </w:t>
      </w:r>
      <w:r w:rsidR="00B23F68">
        <w:rPr>
          <w:noProof/>
        </w:rPr>
        <w:t>l</w:t>
      </w:r>
      <w:r w:rsidR="00B23F68">
        <w:rPr>
          <w:noProof/>
        </w:rPr>
        <w:t>o</w:t>
      </w:r>
      <w:r w:rsidR="00B23F68">
        <w:rPr>
          <w:noProof/>
        </w:rPr>
        <w:t>o</w:t>
      </w:r>
      <w:r w:rsidR="00B23F68">
        <w:rPr>
          <w:noProof/>
        </w:rPr>
        <w:t>k</w:t>
      </w:r>
      <w:r w:rsidR="00B23F68">
        <w:rPr>
          <w:noProof/>
        </w:rPr>
        <w:t xml:space="preserve"> </w:t>
      </w:r>
      <w:r w:rsidR="00B23F68">
        <w:rPr>
          <w:noProof/>
        </w:rPr>
        <w:t>a</w:t>
      </w:r>
      <w:r w:rsidR="00B23F68">
        <w:rPr>
          <w:noProof/>
        </w:rPr>
        <w:t>t</w:t>
      </w:r>
      <w:r w:rsidR="00B23F68">
        <w:rPr>
          <w:noProof/>
        </w:rPr>
        <w:t xml:space="preserve"> </w:t>
      </w:r>
      <w:r w:rsidR="00B23F68">
        <w:rPr>
          <w:noProof/>
        </w:rPr>
        <w:t>y</w:t>
      </w:r>
      <w:r w:rsidR="00B23F68">
        <w:rPr>
          <w:noProof/>
        </w:rPr>
        <w:t>o</w:t>
      </w:r>
      <w:r w:rsidR="00B23F68">
        <w:rPr>
          <w:noProof/>
        </w:rPr>
        <w:t>u</w:t>
      </w:r>
      <w:r w:rsidR="00B23F68">
        <w:rPr>
          <w:noProof/>
        </w:rPr>
        <w:t>r</w:t>
      </w:r>
      <w:r w:rsidR="00B23F68">
        <w:rPr>
          <w:noProof/>
        </w:rPr>
        <w:t xml:space="preserve"> </w:t>
      </w:r>
      <w:r w:rsidR="00B23F68">
        <w:rPr>
          <w:noProof/>
        </w:rPr>
        <w:t>p</w:t>
      </w:r>
      <w:r w:rsidR="00B23F68">
        <w:rPr>
          <w:noProof/>
        </w:rPr>
        <w:t>a</w:t>
      </w:r>
      <w:r w:rsidR="00B23F68">
        <w:rPr>
          <w:noProof/>
        </w:rPr>
        <w:t>p</w:t>
      </w:r>
      <w:r w:rsidR="00B23F68">
        <w:rPr>
          <w:noProof/>
        </w:rPr>
        <w:t>e</w:t>
      </w:r>
      <w:r w:rsidR="00B23F68">
        <w:rPr>
          <w:noProof/>
        </w:rPr>
        <w:t>r</w:t>
      </w:r>
      <w:r w:rsidR="00B23F68">
        <w:rPr>
          <w:noProof/>
        </w:rPr>
        <w:t xml:space="preserve"> </w:t>
      </w:r>
      <w:r w:rsidR="00B23F68">
        <w:rPr>
          <w:noProof/>
        </w:rPr>
        <w:t>a</w:t>
      </w:r>
      <w:r w:rsidR="00B23F68">
        <w:rPr>
          <w:noProof/>
        </w:rPr>
        <w:t>n</w:t>
      </w:r>
      <w:r w:rsidR="00B23F68">
        <w:rPr>
          <w:noProof/>
        </w:rPr>
        <w:t>d</w:t>
      </w:r>
      <w:r w:rsidR="00B23F68">
        <w:rPr>
          <w:noProof/>
        </w:rPr>
        <w:t xml:space="preserve"> </w:t>
      </w:r>
      <w:r w:rsidR="00B23F68">
        <w:rPr>
          <w:noProof/>
        </w:rPr>
        <w:t>d</w:t>
      </w:r>
      <w:r w:rsidR="00B23F68">
        <w:rPr>
          <w:noProof/>
        </w:rPr>
        <w:t>o</w:t>
      </w:r>
      <w:r w:rsidR="00B23F68">
        <w:rPr>
          <w:noProof/>
        </w:rPr>
        <w:t xml:space="preserve"> </w:t>
      </w:r>
      <w:r w:rsidR="00B23F68">
        <w:rPr>
          <w:noProof/>
        </w:rPr>
        <w:t>t</w:t>
      </w:r>
      <w:r w:rsidR="00B23F68">
        <w:rPr>
          <w:noProof/>
        </w:rPr>
        <w:t>h</w:t>
      </w:r>
      <w:r w:rsidR="00B23F68">
        <w:rPr>
          <w:noProof/>
        </w:rPr>
        <w:t>e</w:t>
      </w:r>
      <w:r w:rsidR="00B23F68">
        <w:rPr>
          <w:noProof/>
        </w:rPr>
        <w:t xml:space="preserve"> </w:t>
      </w:r>
      <w:r w:rsidR="00B23F68">
        <w:rPr>
          <w:noProof/>
        </w:rPr>
        <w:t>s</w:t>
      </w:r>
      <w:r w:rsidR="00B23F68">
        <w:rPr>
          <w:noProof/>
        </w:rPr>
        <w:t>a</w:t>
      </w:r>
      <w:r w:rsidR="00B23F68">
        <w:rPr>
          <w:noProof/>
        </w:rPr>
        <w:t>m</w:t>
      </w:r>
      <w:r w:rsidR="00B23F68">
        <w:rPr>
          <w:noProof/>
        </w:rPr>
        <w:t>e</w:t>
      </w:r>
      <w:r w:rsidR="00B23F68">
        <w:rPr>
          <w:noProof/>
        </w:rPr>
        <w:t>.</w:t>
      </w:r>
      <w:r w:rsidR="00B23F68">
        <w:rPr>
          <w:noProof/>
        </w:rPr>
        <w:t xml:space="preserve"> </w:t>
      </w:r>
      <w:r w:rsidR="00B23F68">
        <w:rPr>
          <w:noProof/>
        </w:rPr>
        <w:t>t</w:t>
      </w:r>
      <w:r w:rsidR="00B23F68">
        <w:rPr>
          <w:noProof/>
        </w:rPr>
        <w:t>h</w:t>
      </w:r>
      <w:r w:rsidR="00B23F68">
        <w:rPr>
          <w:noProof/>
        </w:rPr>
        <w:t>a</w:t>
      </w:r>
      <w:r w:rsidR="00B23F68">
        <w:rPr>
          <w:noProof/>
        </w:rPr>
        <w:t>n</w:t>
      </w:r>
      <w:r w:rsidR="00B23F68">
        <w:rPr>
          <w:noProof/>
        </w:rPr>
        <w:t>k</w:t>
      </w:r>
      <w:r w:rsidR="00B23F68">
        <w:rPr>
          <w:noProof/>
        </w:rPr>
        <w:t>s</w:t>
      </w:r>
    </w:p>
  </w:comment>
  <w:comment w:id="69" w:author="dalan" w:date="2026-08-28T14:52:00Z" w:initials="d">
    <w:p w14:paraId="3A72443A" w14:textId="4CB04A5F" w:rsidR="00A85906" w:rsidRDefault="00A85906">
      <w:pPr>
        <w:pStyle w:val="CommentText"/>
      </w:pPr>
      <w:r>
        <w:rPr>
          <w:rStyle w:val="CommentReference"/>
        </w:rPr>
        <w:annotationRef/>
      </w:r>
      <w:r w:rsidR="00B23F68">
        <w:rPr>
          <w:noProof/>
        </w:rPr>
        <w:t>m</w:t>
      </w:r>
      <w:r w:rsidR="00B23F68">
        <w:rPr>
          <w:noProof/>
        </w:rPr>
        <w:t>o</w:t>
      </w:r>
      <w:r w:rsidR="00B23F68">
        <w:rPr>
          <w:noProof/>
        </w:rPr>
        <w:t>v</w:t>
      </w:r>
      <w:r w:rsidR="00B23F68">
        <w:rPr>
          <w:noProof/>
        </w:rPr>
        <w:t>e</w:t>
      </w:r>
      <w:r w:rsidR="00B23F68">
        <w:rPr>
          <w:noProof/>
        </w:rPr>
        <w:t xml:space="preserve"> </w:t>
      </w:r>
      <w:r w:rsidR="00B23F68">
        <w:rPr>
          <w:noProof/>
        </w:rPr>
        <w:t>t</w:t>
      </w:r>
      <w:r w:rsidR="00B23F68">
        <w:rPr>
          <w:noProof/>
        </w:rPr>
        <w:t>o</w:t>
      </w:r>
      <w:r w:rsidR="00B23F68">
        <w:rPr>
          <w:noProof/>
        </w:rPr>
        <w:t xml:space="preserve"> </w:t>
      </w:r>
      <w:r w:rsidR="00B23F68">
        <w:rPr>
          <w:noProof/>
        </w:rPr>
        <w:t>t</w:t>
      </w:r>
      <w:r w:rsidR="00B23F68">
        <w:rPr>
          <w:noProof/>
        </w:rPr>
        <w:t>h</w:t>
      </w:r>
      <w:r w:rsidR="00B23F68">
        <w:rPr>
          <w:noProof/>
        </w:rPr>
        <w:t>e</w:t>
      </w:r>
      <w:r w:rsidR="00B23F68">
        <w:rPr>
          <w:noProof/>
        </w:rPr>
        <w:t xml:space="preserve"> </w:t>
      </w:r>
      <w:r w:rsidR="00B23F68">
        <w:rPr>
          <w:noProof/>
        </w:rPr>
        <w:t>b</w:t>
      </w:r>
      <w:r w:rsidR="00B23F68">
        <w:rPr>
          <w:noProof/>
        </w:rPr>
        <w:t>e</w:t>
      </w:r>
      <w:r w:rsidR="00B23F68">
        <w:rPr>
          <w:noProof/>
        </w:rPr>
        <w:t>g</w:t>
      </w:r>
      <w:r w:rsidR="00B23F68">
        <w:rPr>
          <w:noProof/>
        </w:rPr>
        <w:t>i</w:t>
      </w:r>
      <w:r w:rsidR="00B23F68">
        <w:rPr>
          <w:noProof/>
        </w:rPr>
        <w:t>n</w:t>
      </w:r>
      <w:r w:rsidR="00B23F68">
        <w:rPr>
          <w:noProof/>
        </w:rPr>
        <w:t>n</w:t>
      </w:r>
      <w:r w:rsidR="00B23F68">
        <w:rPr>
          <w:noProof/>
        </w:rPr>
        <w:t>i</w:t>
      </w:r>
      <w:r w:rsidR="00B23F68">
        <w:rPr>
          <w:noProof/>
        </w:rPr>
        <w:t>n</w:t>
      </w:r>
      <w:r w:rsidR="00B23F68">
        <w:rPr>
          <w:noProof/>
        </w:rPr>
        <w:t>g</w:t>
      </w:r>
    </w:p>
  </w:comment>
  <w:comment w:id="77" w:author="dalan" w:date="2026-08-29T16:21:00Z" w:initials="d">
    <w:p w14:paraId="75FF146D" w14:textId="6CD78D11" w:rsidR="00B23F68" w:rsidRDefault="00B23F68">
      <w:pPr>
        <w:pStyle w:val="CommentText"/>
      </w:pPr>
      <w:r>
        <w:rPr>
          <w:rStyle w:val="CommentReference"/>
        </w:rPr>
        <w:annotationRef/>
      </w:r>
      <w:r>
        <w:rPr>
          <w:noProof/>
        </w:rPr>
        <w:t>b</w:t>
      </w:r>
      <w:r>
        <w:rPr>
          <w:noProof/>
        </w:rPr>
        <w:t>t</w:t>
      </w:r>
      <w:r>
        <w:rPr>
          <w:noProof/>
        </w:rPr>
        <w:t>w</w:t>
      </w:r>
      <w:r>
        <w:rPr>
          <w:noProof/>
        </w:rPr>
        <w:t>,</w:t>
      </w:r>
      <w:r>
        <w:rPr>
          <w:noProof/>
        </w:rPr>
        <w:t xml:space="preserve"> </w:t>
      </w:r>
      <w:r>
        <w:rPr>
          <w:noProof/>
        </w:rPr>
        <w:t>o</w:t>
      </w:r>
      <w:r>
        <w:rPr>
          <w:noProof/>
        </w:rPr>
        <w:t>n</w:t>
      </w:r>
      <w:r>
        <w:rPr>
          <w:noProof/>
        </w:rPr>
        <w:t>e</w:t>
      </w:r>
      <w:r>
        <w:rPr>
          <w:noProof/>
        </w:rPr>
        <w:t xml:space="preserve"> </w:t>
      </w:r>
      <w:r>
        <w:rPr>
          <w:noProof/>
        </w:rPr>
        <w:t>m</w:t>
      </w:r>
      <w:r>
        <w:rPr>
          <w:noProof/>
        </w:rPr>
        <w:t>a</w:t>
      </w:r>
      <w:r>
        <w:rPr>
          <w:noProof/>
        </w:rPr>
        <w:t>y</w:t>
      </w:r>
      <w:r>
        <w:rPr>
          <w:noProof/>
        </w:rPr>
        <w:t xml:space="preserve"> </w:t>
      </w:r>
      <w:r>
        <w:rPr>
          <w:noProof/>
        </w:rPr>
        <w:t>a</w:t>
      </w:r>
      <w:r>
        <w:rPr>
          <w:noProof/>
        </w:rPr>
        <w:t>s</w:t>
      </w:r>
      <w:r>
        <w:rPr>
          <w:noProof/>
        </w:rPr>
        <w:t>k</w:t>
      </w:r>
      <w:r>
        <w:rPr>
          <w:noProof/>
        </w:rPr>
        <w:t xml:space="preserve"> </w:t>
      </w:r>
      <w:r>
        <w:rPr>
          <w:noProof/>
        </w:rPr>
        <w:t>w</w:t>
      </w:r>
      <w:r>
        <w:rPr>
          <w:noProof/>
        </w:rPr>
        <w:t>h</w:t>
      </w:r>
      <w:r>
        <w:rPr>
          <w:noProof/>
        </w:rPr>
        <w:t>y</w:t>
      </w:r>
      <w:r>
        <w:rPr>
          <w:noProof/>
        </w:rPr>
        <w:t xml:space="preserve"> </w:t>
      </w:r>
      <w:r>
        <w:rPr>
          <w:noProof/>
        </w:rPr>
        <w:t>y</w:t>
      </w:r>
      <w:r>
        <w:rPr>
          <w:noProof/>
        </w:rPr>
        <w:t>o</w:t>
      </w:r>
      <w:r>
        <w:rPr>
          <w:noProof/>
        </w:rPr>
        <w:t>u</w:t>
      </w:r>
      <w:r>
        <w:rPr>
          <w:noProof/>
        </w:rPr>
        <w:t xml:space="preserve"> </w:t>
      </w:r>
      <w:r>
        <w:rPr>
          <w:noProof/>
        </w:rPr>
        <w:t>h</w:t>
      </w:r>
      <w:r>
        <w:rPr>
          <w:noProof/>
        </w:rPr>
        <w:t>a</w:t>
      </w:r>
      <w:r>
        <w:rPr>
          <w:noProof/>
        </w:rPr>
        <w:t>v</w:t>
      </w:r>
      <w:r>
        <w:rPr>
          <w:noProof/>
        </w:rPr>
        <w:t>e</w:t>
      </w:r>
      <w:r>
        <w:rPr>
          <w:noProof/>
        </w:rPr>
        <w:t xml:space="preserve"> </w:t>
      </w:r>
      <w:r>
        <w:rPr>
          <w:noProof/>
        </w:rPr>
        <w:t>n</w:t>
      </w:r>
      <w:r>
        <w:rPr>
          <w:noProof/>
        </w:rPr>
        <w:t>o</w:t>
      </w:r>
      <w:r>
        <w:rPr>
          <w:noProof/>
        </w:rPr>
        <w:t>t</w:t>
      </w:r>
      <w:r>
        <w:rPr>
          <w:noProof/>
        </w:rPr>
        <w:t xml:space="preserve"> </w:t>
      </w:r>
      <w:r>
        <w:rPr>
          <w:noProof/>
        </w:rPr>
        <w:t>t</w:t>
      </w:r>
      <w:r>
        <w:rPr>
          <w:noProof/>
        </w:rPr>
        <w:t>r</w:t>
      </w:r>
      <w:r>
        <w:rPr>
          <w:noProof/>
        </w:rPr>
        <w:t>a</w:t>
      </w:r>
      <w:r>
        <w:rPr>
          <w:noProof/>
        </w:rPr>
        <w:t>n</w:t>
      </w:r>
      <w:r>
        <w:rPr>
          <w:noProof/>
        </w:rPr>
        <w:t>s</w:t>
      </w:r>
      <w:r>
        <w:rPr>
          <w:noProof/>
        </w:rPr>
        <w:t>f</w:t>
      </w:r>
      <w:r>
        <w:rPr>
          <w:noProof/>
        </w:rPr>
        <w:t>o</w:t>
      </w:r>
      <w:r>
        <w:rPr>
          <w:noProof/>
        </w:rPr>
        <w:t>r</w:t>
      </w:r>
      <w:r>
        <w:rPr>
          <w:noProof/>
        </w:rPr>
        <w:t>m</w:t>
      </w:r>
      <w:r>
        <w:rPr>
          <w:noProof/>
        </w:rPr>
        <w:t>e</w:t>
      </w:r>
      <w:r>
        <w:rPr>
          <w:noProof/>
        </w:rPr>
        <w:t>d</w:t>
      </w:r>
      <w:r>
        <w:rPr>
          <w:noProof/>
        </w:rPr>
        <w:t xml:space="preserve"> </w:t>
      </w:r>
      <w:r>
        <w:rPr>
          <w:noProof/>
        </w:rPr>
        <w:t>t</w:t>
      </w:r>
      <w:r>
        <w:rPr>
          <w:noProof/>
        </w:rPr>
        <w:t>h</w:t>
      </w:r>
      <w:r>
        <w:rPr>
          <w:noProof/>
        </w:rPr>
        <w:t>e</w:t>
      </w:r>
      <w:r>
        <w:rPr>
          <w:noProof/>
        </w:rPr>
        <w:t xml:space="preserve"> </w:t>
      </w:r>
      <w:r>
        <w:rPr>
          <w:noProof/>
        </w:rPr>
        <w:t>da</w:t>
      </w:r>
      <w:r>
        <w:rPr>
          <w:noProof/>
        </w:rPr>
        <w:t>t</w:t>
      </w:r>
      <w:r>
        <w:rPr>
          <w:noProof/>
        </w:rPr>
        <w:t>a</w:t>
      </w:r>
      <w:r>
        <w:rPr>
          <w:noProof/>
        </w:rPr>
        <w:t xml:space="preserve"> </w:t>
      </w:r>
      <w:r>
        <w:rPr>
          <w:noProof/>
        </w:rPr>
        <w:t>l</w:t>
      </w:r>
      <w:r>
        <w:rPr>
          <w:noProof/>
        </w:rPr>
        <w:t>i</w:t>
      </w:r>
      <w:r>
        <w:rPr>
          <w:noProof/>
        </w:rPr>
        <w:t>k</w:t>
      </w:r>
      <w:r>
        <w:rPr>
          <w:noProof/>
        </w:rPr>
        <w:t>e</w:t>
      </w:r>
      <w:r>
        <w:rPr>
          <w:noProof/>
        </w:rPr>
        <w:t xml:space="preserve"> </w:t>
      </w:r>
      <w:r>
        <w:rPr>
          <w:noProof/>
        </w:rPr>
        <w:t>l</w:t>
      </w:r>
      <w:r>
        <w:rPr>
          <w:noProof/>
        </w:rPr>
        <w:t>o</w:t>
      </w:r>
      <w:r>
        <w:rPr>
          <w:noProof/>
        </w:rPr>
        <w:t>g</w:t>
      </w:r>
      <w:r>
        <w:rPr>
          <w:noProof/>
        </w:rPr>
        <w:t xml:space="preserve"> </w:t>
      </w:r>
      <w:r>
        <w:rPr>
          <w:noProof/>
        </w:rPr>
        <w:t>o</w:t>
      </w:r>
      <w:r>
        <w:rPr>
          <w:noProof/>
        </w:rPr>
        <w:t>r</w:t>
      </w:r>
      <w:r>
        <w:rPr>
          <w:noProof/>
        </w:rPr>
        <w:t xml:space="preserve"> </w:t>
      </w:r>
      <w:r>
        <w:rPr>
          <w:noProof/>
        </w:rPr>
        <w:t>i</w:t>
      </w:r>
      <w:r>
        <w:rPr>
          <w:noProof/>
        </w:rPr>
        <w:t>n</w:t>
      </w:r>
      <w:r>
        <w:rPr>
          <w:noProof/>
        </w:rPr>
        <w:t>v</w:t>
      </w:r>
      <w:r>
        <w:rPr>
          <w:noProof/>
        </w:rPr>
        <w:t>e</w:t>
      </w:r>
      <w:r>
        <w:rPr>
          <w:noProof/>
        </w:rPr>
        <w:t>r</w:t>
      </w:r>
      <w:r>
        <w:rPr>
          <w:noProof/>
        </w:rPr>
        <w:t>s</w:t>
      </w:r>
      <w:r>
        <w:rPr>
          <w:noProof/>
        </w:rPr>
        <w:t>e</w:t>
      </w:r>
      <w:r>
        <w:rPr>
          <w:noProof/>
        </w:rPr>
        <w:t xml:space="preserve"> </w:t>
      </w:r>
      <w:r>
        <w:rPr>
          <w:noProof/>
        </w:rPr>
        <w:t>o</w:t>
      </w:r>
      <w:r>
        <w:rPr>
          <w:noProof/>
        </w:rPr>
        <w:t>r</w:t>
      </w:r>
      <w:r>
        <w:rPr>
          <w:noProof/>
        </w:rPr>
        <w:t xml:space="preserve"> </w:t>
      </w:r>
      <w:r>
        <w:rPr>
          <w:noProof/>
        </w:rPr>
        <w:t>w</w:t>
      </w:r>
      <w:r>
        <w:rPr>
          <w:noProof/>
        </w:rPr>
        <w:t>h</w:t>
      </w:r>
      <w:r>
        <w:rPr>
          <w:noProof/>
        </w:rPr>
        <w:t>a</w:t>
      </w:r>
      <w:r>
        <w:rPr>
          <w:noProof/>
        </w:rPr>
        <w:t>t</w:t>
      </w:r>
      <w:r>
        <w:rPr>
          <w:noProof/>
        </w:rPr>
        <w:t>e</w:t>
      </w:r>
      <w:r>
        <w:rPr>
          <w:noProof/>
        </w:rPr>
        <w:t>v</w:t>
      </w:r>
      <w:r>
        <w:rPr>
          <w:noProof/>
        </w:rPr>
        <w:t>e</w:t>
      </w:r>
      <w:r>
        <w:rPr>
          <w:noProof/>
        </w:rPr>
        <w:t>r</w:t>
      </w:r>
      <w:r>
        <w:rPr>
          <w:noProof/>
        </w:rPr>
        <w:t>.</w:t>
      </w:r>
    </w:p>
  </w:comment>
  <w:comment w:id="78" w:author="dalan" w:date="2026-08-28T15:04:00Z" w:initials="d">
    <w:p w14:paraId="52A6EA2D" w14:textId="6C88B906" w:rsidR="00EF34AC" w:rsidRDefault="00EF34AC">
      <w:pPr>
        <w:pStyle w:val="CommentText"/>
      </w:pPr>
      <w:r>
        <w:rPr>
          <w:rStyle w:val="CommentReference"/>
        </w:rPr>
        <w:annotationRef/>
      </w:r>
      <w:r w:rsidR="00B23F68">
        <w:rPr>
          <w:noProof/>
        </w:rPr>
        <w:t>w</w:t>
      </w:r>
      <w:r w:rsidR="00B23F68">
        <w:rPr>
          <w:noProof/>
        </w:rPr>
        <w:t>h</w:t>
      </w:r>
      <w:r w:rsidR="00B23F68">
        <w:rPr>
          <w:noProof/>
        </w:rPr>
        <w:t>y</w:t>
      </w:r>
      <w:r w:rsidR="00B23F68">
        <w:rPr>
          <w:noProof/>
        </w:rPr>
        <w:t xml:space="preserve"> </w:t>
      </w:r>
      <w:r w:rsidR="00B23F68">
        <w:rPr>
          <w:noProof/>
        </w:rPr>
        <w:t>n</w:t>
      </w:r>
      <w:r w:rsidR="00B23F68">
        <w:rPr>
          <w:noProof/>
        </w:rPr>
        <w:t>o</w:t>
      </w:r>
      <w:r w:rsidR="00B23F68">
        <w:rPr>
          <w:noProof/>
        </w:rPr>
        <w:t>t</w:t>
      </w:r>
      <w:r w:rsidR="00B23F68">
        <w:rPr>
          <w:noProof/>
        </w:rPr>
        <w:t xml:space="preserve"> </w:t>
      </w:r>
      <w:r w:rsidR="00B23F68">
        <w:rPr>
          <w:noProof/>
        </w:rPr>
        <w:t>r</w:t>
      </w:r>
      <w:r w:rsidR="00B23F68">
        <w:rPr>
          <w:noProof/>
        </w:rPr>
        <w:t>e</w:t>
      </w:r>
      <w:r w:rsidR="00B23F68">
        <w:rPr>
          <w:noProof/>
        </w:rPr>
        <w:t>p</w:t>
      </w:r>
      <w:r w:rsidR="00B23F68">
        <w:rPr>
          <w:noProof/>
        </w:rPr>
        <w:t>o</w:t>
      </w:r>
      <w:r w:rsidR="00B23F68">
        <w:rPr>
          <w:noProof/>
        </w:rPr>
        <w:t>r</w:t>
      </w:r>
      <w:r w:rsidR="00B23F68">
        <w:rPr>
          <w:noProof/>
        </w:rPr>
        <w:t>t</w:t>
      </w:r>
      <w:r w:rsidR="00B23F68">
        <w:rPr>
          <w:noProof/>
        </w:rPr>
        <w:t>e</w:t>
      </w:r>
      <w:r w:rsidR="00B23F68">
        <w:rPr>
          <w:noProof/>
        </w:rPr>
        <w:t>d</w:t>
      </w:r>
      <w:r w:rsidR="00B23F68">
        <w:rPr>
          <w:noProof/>
        </w:rPr>
        <w:t xml:space="preserve"> </w:t>
      </w:r>
      <w:r w:rsidR="00B23F68">
        <w:rPr>
          <w:noProof/>
        </w:rPr>
        <w:t>f</w:t>
      </w:r>
      <w:r w:rsidR="00B23F68">
        <w:rPr>
          <w:noProof/>
        </w:rPr>
        <w:t>o</w:t>
      </w:r>
      <w:r w:rsidR="00B23F68">
        <w:rPr>
          <w:noProof/>
        </w:rPr>
        <w:t>r</w:t>
      </w:r>
      <w:r w:rsidR="00B23F68">
        <w:rPr>
          <w:noProof/>
        </w:rPr>
        <w:t xml:space="preserve"> </w:t>
      </w:r>
      <w:r w:rsidR="00B23F68">
        <w:rPr>
          <w:noProof/>
        </w:rPr>
        <w:t>t</w:t>
      </w:r>
      <w:r w:rsidR="00B23F68">
        <w:rPr>
          <w:noProof/>
        </w:rPr>
        <w:t>h</w:t>
      </w:r>
      <w:r w:rsidR="00B23F68">
        <w:rPr>
          <w:noProof/>
        </w:rPr>
        <w:t>e</w:t>
      </w:r>
      <w:r w:rsidR="00B23F68">
        <w:rPr>
          <w:noProof/>
        </w:rPr>
        <w:t xml:space="preserve"> </w:t>
      </w:r>
      <w:r w:rsidR="00B23F68">
        <w:rPr>
          <w:noProof/>
        </w:rPr>
        <w:t>f</w:t>
      </w:r>
      <w:r w:rsidR="00B23F68">
        <w:rPr>
          <w:noProof/>
        </w:rPr>
        <w:t>i</w:t>
      </w:r>
      <w:r w:rsidR="00B23F68">
        <w:rPr>
          <w:noProof/>
        </w:rPr>
        <w:t>r</w:t>
      </w:r>
      <w:r w:rsidR="00B23F68">
        <w:rPr>
          <w:noProof/>
        </w:rPr>
        <w:t>s</w:t>
      </w:r>
      <w:r w:rsidR="00B23F68">
        <w:rPr>
          <w:noProof/>
        </w:rPr>
        <w:t>t</w:t>
      </w:r>
      <w:r w:rsidR="00B23F68">
        <w:rPr>
          <w:noProof/>
        </w:rPr>
        <w:t xml:space="preserve"> </w:t>
      </w:r>
      <w:r w:rsidR="00B23F68">
        <w:rPr>
          <w:noProof/>
        </w:rPr>
        <w:t>m</w:t>
      </w:r>
      <w:r w:rsidR="00B23F68">
        <w:rPr>
          <w:noProof/>
        </w:rPr>
        <w:t>a</w:t>
      </w:r>
      <w:r w:rsidR="00B23F68">
        <w:rPr>
          <w:noProof/>
        </w:rPr>
        <w:t>i</w:t>
      </w:r>
      <w:r w:rsidR="00B23F68">
        <w:rPr>
          <w:noProof/>
        </w:rPr>
        <w:t>n</w:t>
      </w:r>
      <w:r w:rsidR="00B23F68">
        <w:rPr>
          <w:noProof/>
        </w:rPr>
        <w:t xml:space="preserve"> </w:t>
      </w:r>
      <w:r w:rsidR="00B23F68">
        <w:rPr>
          <w:noProof/>
        </w:rPr>
        <w:t>e</w:t>
      </w:r>
      <w:r w:rsidR="00B23F68">
        <w:rPr>
          <w:noProof/>
        </w:rPr>
        <w:t>f</w:t>
      </w:r>
      <w:r w:rsidR="00B23F68">
        <w:rPr>
          <w:noProof/>
        </w:rPr>
        <w:t>f</w:t>
      </w:r>
      <w:r w:rsidR="00B23F68">
        <w:rPr>
          <w:noProof/>
        </w:rPr>
        <w:t>e</w:t>
      </w:r>
      <w:r w:rsidR="00B23F68">
        <w:rPr>
          <w:noProof/>
        </w:rPr>
        <w:t>c</w:t>
      </w:r>
      <w:r w:rsidR="00B23F68">
        <w:rPr>
          <w:noProof/>
        </w:rPr>
        <w:t>t</w:t>
      </w:r>
      <w:r w:rsidR="00B23F68">
        <w:rPr>
          <w:noProof/>
        </w:rPr>
        <w:t>?</w:t>
      </w:r>
    </w:p>
  </w:comment>
  <w:comment w:id="110" w:author="dalan" w:date="2026-08-28T15:39:00Z" w:initials="d">
    <w:p w14:paraId="4769F1DB" w14:textId="0D378511" w:rsidR="006C18A7" w:rsidRDefault="006C18A7">
      <w:pPr>
        <w:pStyle w:val="CommentText"/>
      </w:pPr>
      <w:r>
        <w:rPr>
          <w:rStyle w:val="CommentReference"/>
        </w:rPr>
        <w:annotationRef/>
      </w:r>
      <w:r w:rsidR="00B23F68">
        <w:rPr>
          <w:noProof/>
        </w:rPr>
        <w:t>t</w:t>
      </w:r>
      <w:r w:rsidR="00B23F68">
        <w:rPr>
          <w:noProof/>
        </w:rPr>
        <w:t>h</w:t>
      </w:r>
      <w:r w:rsidR="00B23F68">
        <w:rPr>
          <w:noProof/>
        </w:rPr>
        <w:t>e</w:t>
      </w:r>
      <w:r w:rsidR="00B23F68">
        <w:rPr>
          <w:noProof/>
        </w:rPr>
        <w:t>s</w:t>
      </w:r>
      <w:r w:rsidR="00B23F68">
        <w:rPr>
          <w:noProof/>
        </w:rPr>
        <w:t>e</w:t>
      </w:r>
      <w:r w:rsidR="00B23F68">
        <w:rPr>
          <w:noProof/>
        </w:rPr>
        <w:t xml:space="preserve"> </w:t>
      </w:r>
      <w:r w:rsidR="00B23F68">
        <w:rPr>
          <w:noProof/>
        </w:rPr>
        <w:t>a</w:t>
      </w:r>
      <w:r w:rsidR="00B23F68">
        <w:rPr>
          <w:noProof/>
        </w:rPr>
        <w:t>r</w:t>
      </w:r>
      <w:r w:rsidR="00B23F68">
        <w:rPr>
          <w:noProof/>
        </w:rPr>
        <w:t>e</w:t>
      </w:r>
      <w:r w:rsidR="00B23F68">
        <w:rPr>
          <w:noProof/>
        </w:rPr>
        <w:t xml:space="preserve"> t</w:t>
      </w:r>
      <w:r w:rsidR="00B23F68">
        <w:rPr>
          <w:noProof/>
        </w:rPr>
        <w:t>o</w:t>
      </w:r>
      <w:r w:rsidR="00B23F68">
        <w:rPr>
          <w:noProof/>
        </w:rPr>
        <w:t>o</w:t>
      </w:r>
      <w:r w:rsidR="00B23F68">
        <w:rPr>
          <w:noProof/>
        </w:rPr>
        <w:t xml:space="preserve"> </w:t>
      </w:r>
      <w:r w:rsidR="00B23F68">
        <w:rPr>
          <w:noProof/>
        </w:rPr>
        <w:t>m</w:t>
      </w:r>
      <w:r w:rsidR="00B23F68">
        <w:rPr>
          <w:noProof/>
        </w:rPr>
        <w:t>a</w:t>
      </w:r>
      <w:r w:rsidR="00B23F68">
        <w:rPr>
          <w:noProof/>
        </w:rPr>
        <w:t>n</w:t>
      </w:r>
      <w:r w:rsidR="00B23F68">
        <w:rPr>
          <w:noProof/>
        </w:rPr>
        <w:t>y</w:t>
      </w:r>
      <w:r w:rsidR="00B23F68">
        <w:rPr>
          <w:noProof/>
        </w:rPr>
        <w:t>,</w:t>
      </w:r>
      <w:r w:rsidR="00B23F68">
        <w:rPr>
          <w:noProof/>
        </w:rPr>
        <w:t xml:space="preserve"> </w:t>
      </w:r>
      <w:r w:rsidR="00B23F68">
        <w:rPr>
          <w:noProof/>
        </w:rPr>
        <w:t>y</w:t>
      </w:r>
      <w:r w:rsidR="00B23F68">
        <w:rPr>
          <w:noProof/>
        </w:rPr>
        <w:t>o</w:t>
      </w:r>
      <w:r w:rsidR="00B23F68">
        <w:rPr>
          <w:noProof/>
        </w:rPr>
        <w:t>u</w:t>
      </w:r>
      <w:r w:rsidR="00B23F68">
        <w:rPr>
          <w:noProof/>
        </w:rPr>
        <w:t xml:space="preserve"> </w:t>
      </w:r>
      <w:r w:rsidR="00B23F68">
        <w:rPr>
          <w:noProof/>
        </w:rPr>
        <w:t>c</w:t>
      </w:r>
      <w:r w:rsidR="00B23F68">
        <w:rPr>
          <w:noProof/>
        </w:rPr>
        <w:t>a</w:t>
      </w:r>
      <w:r w:rsidR="00B23F68">
        <w:rPr>
          <w:noProof/>
        </w:rPr>
        <w:t>n</w:t>
      </w:r>
      <w:r w:rsidR="00B23F68">
        <w:rPr>
          <w:noProof/>
        </w:rPr>
        <w:t>n</w:t>
      </w:r>
      <w:r w:rsidR="00B23F68">
        <w:rPr>
          <w:noProof/>
        </w:rPr>
        <w:t>o</w:t>
      </w:r>
      <w:r w:rsidR="00B23F68">
        <w:rPr>
          <w:noProof/>
        </w:rPr>
        <w:t>t</w:t>
      </w:r>
      <w:r w:rsidR="00B23F68">
        <w:rPr>
          <w:noProof/>
        </w:rPr>
        <w:t xml:space="preserve"> </w:t>
      </w:r>
      <w:r w:rsidR="00B23F68">
        <w:rPr>
          <w:noProof/>
        </w:rPr>
        <w:t>a</w:t>
      </w:r>
      <w:r w:rsidR="00B23F68">
        <w:rPr>
          <w:noProof/>
        </w:rPr>
        <w:t>n</w:t>
      </w:r>
      <w:r w:rsidR="00B23F68">
        <w:rPr>
          <w:noProof/>
        </w:rPr>
        <w:t>a</w:t>
      </w:r>
      <w:r w:rsidR="00B23F68">
        <w:rPr>
          <w:noProof/>
        </w:rPr>
        <w:t>l</w:t>
      </w:r>
      <w:r w:rsidR="00B23F68">
        <w:rPr>
          <w:noProof/>
        </w:rPr>
        <w:t>y</w:t>
      </w:r>
      <w:r w:rsidR="00B23F68">
        <w:rPr>
          <w:noProof/>
        </w:rPr>
        <w:t>s</w:t>
      </w:r>
      <w:r w:rsidR="00B23F68">
        <w:rPr>
          <w:noProof/>
        </w:rPr>
        <w:t>e</w:t>
      </w:r>
      <w:r w:rsidR="00B23F68">
        <w:rPr>
          <w:noProof/>
        </w:rPr>
        <w:t xml:space="preserve"> </w:t>
      </w:r>
      <w:r w:rsidR="00B23F68">
        <w:rPr>
          <w:noProof/>
        </w:rPr>
        <w:t>a</w:t>
      </w:r>
      <w:r w:rsidR="00B23F68">
        <w:rPr>
          <w:noProof/>
        </w:rPr>
        <w:t>n</w:t>
      </w:r>
      <w:r w:rsidR="00B23F68">
        <w:rPr>
          <w:noProof/>
        </w:rPr>
        <w:t>d</w:t>
      </w:r>
      <w:r w:rsidR="00B23F68">
        <w:rPr>
          <w:noProof/>
        </w:rPr>
        <w:t xml:space="preserve"> </w:t>
      </w:r>
      <w:r w:rsidR="00B23F68">
        <w:rPr>
          <w:noProof/>
        </w:rPr>
        <w:t>i</w:t>
      </w:r>
      <w:r w:rsidR="00B23F68">
        <w:rPr>
          <w:noProof/>
        </w:rPr>
        <w:t>n</w:t>
      </w:r>
      <w:r w:rsidR="00B23F68">
        <w:rPr>
          <w:noProof/>
        </w:rPr>
        <w:t>t</w:t>
      </w:r>
      <w:r w:rsidR="00B23F68">
        <w:rPr>
          <w:noProof/>
        </w:rPr>
        <w:t>e</w:t>
      </w:r>
      <w:r w:rsidR="00B23F68">
        <w:rPr>
          <w:noProof/>
        </w:rPr>
        <w:t>r</w:t>
      </w:r>
      <w:r w:rsidR="00B23F68">
        <w:rPr>
          <w:noProof/>
        </w:rPr>
        <w:t>p</w:t>
      </w:r>
      <w:r w:rsidR="00B23F68">
        <w:rPr>
          <w:noProof/>
        </w:rPr>
        <w:t>e</w:t>
      </w:r>
      <w:r w:rsidR="00B23F68">
        <w:rPr>
          <w:noProof/>
        </w:rPr>
        <w:t>t</w:t>
      </w:r>
      <w:r w:rsidR="00B23F68">
        <w:rPr>
          <w:noProof/>
        </w:rPr>
        <w:t xml:space="preserve"> </w:t>
      </w:r>
      <w:r w:rsidR="00B23F68">
        <w:rPr>
          <w:noProof/>
        </w:rPr>
        <w:t>a</w:t>
      </w:r>
      <w:r w:rsidR="00B23F68">
        <w:rPr>
          <w:noProof/>
        </w:rPr>
        <w:t>n</w:t>
      </w:r>
      <w:r w:rsidR="00B23F68">
        <w:rPr>
          <w:noProof/>
        </w:rPr>
        <w:t>d</w:t>
      </w:r>
      <w:r w:rsidR="00B23F68">
        <w:rPr>
          <w:noProof/>
        </w:rPr>
        <w:t xml:space="preserve"> </w:t>
      </w:r>
      <w:r w:rsidR="00B23F68">
        <w:rPr>
          <w:noProof/>
        </w:rPr>
        <w:t>e</w:t>
      </w:r>
      <w:r w:rsidR="00B23F68">
        <w:rPr>
          <w:noProof/>
        </w:rPr>
        <w:t>v</w:t>
      </w:r>
      <w:r w:rsidR="00B23F68">
        <w:rPr>
          <w:noProof/>
        </w:rPr>
        <w:t>e</w:t>
      </w:r>
      <w:r w:rsidR="00B23F68">
        <w:rPr>
          <w:noProof/>
        </w:rPr>
        <w:t>n</w:t>
      </w:r>
      <w:r w:rsidR="00B23F68">
        <w:rPr>
          <w:noProof/>
        </w:rPr>
        <w:t xml:space="preserve"> </w:t>
      </w:r>
      <w:r w:rsidR="00B23F68">
        <w:rPr>
          <w:noProof/>
        </w:rPr>
        <w:t>s</w:t>
      </w:r>
      <w:r w:rsidR="00B23F68">
        <w:rPr>
          <w:noProof/>
        </w:rPr>
        <w:t>p</w:t>
      </w:r>
      <w:r w:rsidR="00B23F68">
        <w:rPr>
          <w:noProof/>
        </w:rPr>
        <w:t>e</w:t>
      </w:r>
      <w:r w:rsidR="00B23F68">
        <w:rPr>
          <w:noProof/>
        </w:rPr>
        <w:t>c</w:t>
      </w:r>
      <w:r w:rsidR="00B23F68">
        <w:rPr>
          <w:noProof/>
        </w:rPr>
        <w:t>u</w:t>
      </w:r>
      <w:r w:rsidR="00B23F68">
        <w:rPr>
          <w:noProof/>
        </w:rPr>
        <w:t>l</w:t>
      </w:r>
      <w:r w:rsidR="00B23F68">
        <w:rPr>
          <w:noProof/>
        </w:rPr>
        <w:t>a</w:t>
      </w:r>
      <w:r w:rsidR="00B23F68">
        <w:rPr>
          <w:noProof/>
        </w:rPr>
        <w:t>t</w:t>
      </w:r>
      <w:r w:rsidR="00B23F68">
        <w:rPr>
          <w:noProof/>
        </w:rPr>
        <w:t>e</w:t>
      </w:r>
      <w:r w:rsidR="00B23F68">
        <w:rPr>
          <w:noProof/>
        </w:rPr>
        <w:t xml:space="preserve"> </w:t>
      </w:r>
      <w:r w:rsidR="00B23F68">
        <w:rPr>
          <w:noProof/>
        </w:rPr>
        <w:t>:</w:t>
      </w:r>
      <w:r w:rsidR="00B23F68">
        <w:rPr>
          <w:noProof/>
        </w:rPr>
        <w:t>)</w:t>
      </w:r>
      <w:r w:rsidR="00B23F68">
        <w:rPr>
          <w:noProof/>
        </w:rPr>
        <w:t xml:space="preserve"> </w:t>
      </w:r>
      <w:r w:rsidR="00B23F68">
        <w:rPr>
          <w:noProof/>
        </w:rPr>
        <w:t>-</w:t>
      </w:r>
      <w:r w:rsidR="00B23F68">
        <w:rPr>
          <w:noProof/>
        </w:rPr>
        <w:t xml:space="preserve"> </w:t>
      </w:r>
      <w:r w:rsidR="00B23F68">
        <w:rPr>
          <w:noProof/>
        </w:rPr>
        <w:t>t</w:t>
      </w:r>
      <w:r w:rsidR="00B23F68">
        <w:rPr>
          <w:noProof/>
        </w:rPr>
        <w:t>h</w:t>
      </w:r>
      <w:r w:rsidR="00B23F68">
        <w:rPr>
          <w:noProof/>
        </w:rPr>
        <w:t>e</w:t>
      </w:r>
      <w:r w:rsidR="00B23F68">
        <w:rPr>
          <w:noProof/>
        </w:rPr>
        <w:t xml:space="preserve"> </w:t>
      </w:r>
      <w:r w:rsidR="00B23F68">
        <w:rPr>
          <w:noProof/>
        </w:rPr>
        <w:t>m</w:t>
      </w:r>
      <w:r w:rsidR="00B23F68">
        <w:rPr>
          <w:noProof/>
        </w:rPr>
        <w:t>a</w:t>
      </w:r>
      <w:r w:rsidR="00B23F68">
        <w:rPr>
          <w:noProof/>
        </w:rPr>
        <w:t>i</w:t>
      </w:r>
      <w:r w:rsidR="00B23F68">
        <w:rPr>
          <w:noProof/>
        </w:rPr>
        <w:t>n</w:t>
      </w:r>
      <w:r w:rsidR="00B23F68">
        <w:rPr>
          <w:noProof/>
        </w:rPr>
        <w:t xml:space="preserve"> </w:t>
      </w:r>
      <w:r w:rsidR="00B23F68">
        <w:rPr>
          <w:noProof/>
        </w:rPr>
        <w:t>t</w:t>
      </w:r>
      <w:r w:rsidR="00B23F68">
        <w:rPr>
          <w:noProof/>
        </w:rPr>
        <w:t>h</w:t>
      </w:r>
      <w:r w:rsidR="00B23F68">
        <w:rPr>
          <w:noProof/>
        </w:rPr>
        <w:t>i</w:t>
      </w:r>
      <w:r w:rsidR="00B23F68">
        <w:rPr>
          <w:noProof/>
        </w:rPr>
        <w:t>n</w:t>
      </w:r>
      <w:r w:rsidR="00B23F68">
        <w:rPr>
          <w:noProof/>
        </w:rPr>
        <w:t>g</w:t>
      </w:r>
      <w:r w:rsidR="00B23F68">
        <w:rPr>
          <w:noProof/>
        </w:rPr>
        <w:t xml:space="preserve"> </w:t>
      </w:r>
      <w:r w:rsidR="00B23F68">
        <w:rPr>
          <w:noProof/>
        </w:rPr>
        <w:t>h</w:t>
      </w:r>
      <w:r w:rsidR="00B23F68">
        <w:rPr>
          <w:noProof/>
        </w:rPr>
        <w:t>e</w:t>
      </w:r>
      <w:r w:rsidR="00B23F68">
        <w:rPr>
          <w:noProof/>
        </w:rPr>
        <w:t>r</w:t>
      </w:r>
      <w:r w:rsidR="00B23F68">
        <w:rPr>
          <w:noProof/>
        </w:rPr>
        <w:t>e</w:t>
      </w:r>
      <w:r w:rsidR="00B23F68">
        <w:rPr>
          <w:noProof/>
        </w:rPr>
        <w:t xml:space="preserve"> </w:t>
      </w:r>
      <w:r w:rsidR="00B23F68">
        <w:rPr>
          <w:noProof/>
        </w:rPr>
        <w:t>i</w:t>
      </w:r>
      <w:r w:rsidR="00B23F68">
        <w:rPr>
          <w:noProof/>
        </w:rPr>
        <w:t>s</w:t>
      </w:r>
      <w:r w:rsidR="00B23F68">
        <w:rPr>
          <w:noProof/>
        </w:rPr>
        <w:t xml:space="preserve"> </w:t>
      </w:r>
      <w:r w:rsidR="00B23F68">
        <w:rPr>
          <w:noProof/>
        </w:rPr>
        <w:t>t</w:t>
      </w:r>
      <w:r w:rsidR="00B23F68">
        <w:rPr>
          <w:noProof/>
        </w:rPr>
        <w:t>h</w:t>
      </w:r>
      <w:r w:rsidR="00B23F68">
        <w:rPr>
          <w:noProof/>
        </w:rPr>
        <w:t>e</w:t>
      </w:r>
      <w:r w:rsidR="00B23F68">
        <w:rPr>
          <w:noProof/>
        </w:rPr>
        <w:t xml:space="preserve"> </w:t>
      </w:r>
      <w:r w:rsidR="00B23F68">
        <w:rPr>
          <w:noProof/>
        </w:rPr>
        <w:t>p</w:t>
      </w:r>
      <w:r w:rsidR="00B23F68">
        <w:rPr>
          <w:noProof/>
        </w:rPr>
        <w:t>r</w:t>
      </w:r>
      <w:r w:rsidR="00B23F68">
        <w:rPr>
          <w:noProof/>
        </w:rPr>
        <w:t>e</w:t>
      </w:r>
      <w:r w:rsidR="00B23F68">
        <w:rPr>
          <w:noProof/>
        </w:rPr>
        <w:t>d</w:t>
      </w:r>
      <w:r w:rsidR="00B23F68">
        <w:rPr>
          <w:noProof/>
        </w:rPr>
        <w:t>i</w:t>
      </w:r>
      <w:r w:rsidR="00B23F68">
        <w:rPr>
          <w:noProof/>
        </w:rPr>
        <w:t>c</w:t>
      </w:r>
      <w:r w:rsidR="00B23F68">
        <w:rPr>
          <w:noProof/>
        </w:rPr>
        <w:t>t</w:t>
      </w:r>
      <w:r w:rsidR="00B23F68">
        <w:rPr>
          <w:noProof/>
        </w:rPr>
        <w:t>i</w:t>
      </w:r>
      <w:r w:rsidR="00B23F68">
        <w:rPr>
          <w:noProof/>
        </w:rPr>
        <w:t>o</w:t>
      </w:r>
      <w:r w:rsidR="00B23F68">
        <w:rPr>
          <w:noProof/>
        </w:rPr>
        <w:t>n</w:t>
      </w:r>
      <w:r w:rsidR="00B23F68">
        <w:rPr>
          <w:noProof/>
        </w:rPr>
        <w:t xml:space="preserve"> </w:t>
      </w:r>
      <w:r w:rsidR="00B23F68">
        <w:rPr>
          <w:noProof/>
        </w:rPr>
        <w:t>o</w:t>
      </w:r>
      <w:r w:rsidR="00B23F68">
        <w:rPr>
          <w:noProof/>
        </w:rPr>
        <w:t>f</w:t>
      </w:r>
      <w:r w:rsidR="00B23F68">
        <w:rPr>
          <w:noProof/>
        </w:rPr>
        <w:t xml:space="preserve"> </w:t>
      </w:r>
      <w:r w:rsidR="00B23F68">
        <w:rPr>
          <w:noProof/>
        </w:rPr>
        <w:t>m</w:t>
      </w:r>
      <w:r w:rsidR="00B23F68">
        <w:rPr>
          <w:noProof/>
        </w:rPr>
        <w:t>o</w:t>
      </w:r>
      <w:r w:rsidR="00B23F68">
        <w:rPr>
          <w:noProof/>
        </w:rPr>
        <w:t>v</w:t>
      </w:r>
      <w:r w:rsidR="00B23F68">
        <w:rPr>
          <w:noProof/>
        </w:rPr>
        <w:t>e</w:t>
      </w:r>
      <w:r w:rsidR="00B23F68">
        <w:rPr>
          <w:noProof/>
        </w:rPr>
        <w:t>m</w:t>
      </w:r>
      <w:r w:rsidR="00B23F68">
        <w:rPr>
          <w:noProof/>
        </w:rPr>
        <w:t>e</w:t>
      </w:r>
      <w:r w:rsidR="00B23F68">
        <w:rPr>
          <w:noProof/>
        </w:rPr>
        <w:t>n</w:t>
      </w:r>
      <w:r w:rsidR="00B23F68">
        <w:rPr>
          <w:noProof/>
        </w:rPr>
        <w:t>t</w:t>
      </w:r>
      <w:r w:rsidR="00B23F68">
        <w:rPr>
          <w:noProof/>
        </w:rPr>
        <w:t xml:space="preserve"> </w:t>
      </w:r>
      <w:r w:rsidR="00B23F68">
        <w:rPr>
          <w:noProof/>
        </w:rPr>
        <w:t>s</w:t>
      </w:r>
      <w:r w:rsidR="00B23F68">
        <w:rPr>
          <w:noProof/>
        </w:rPr>
        <w:t>t</w:t>
      </w:r>
      <w:r w:rsidR="00B23F68">
        <w:rPr>
          <w:noProof/>
        </w:rPr>
        <w:t>a</w:t>
      </w:r>
      <w:r w:rsidR="00B23F68">
        <w:rPr>
          <w:noProof/>
        </w:rPr>
        <w:t>r</w:t>
      </w:r>
      <w:r w:rsidR="00B23F68">
        <w:rPr>
          <w:noProof/>
        </w:rPr>
        <w:t>t</w:t>
      </w:r>
      <w:r w:rsidR="00B23F68">
        <w:rPr>
          <w:noProof/>
        </w:rPr>
        <w:t>;</w:t>
      </w:r>
      <w:r w:rsidR="00B23F68">
        <w:rPr>
          <w:noProof/>
        </w:rPr>
        <w:t xml:space="preserve"> </w:t>
      </w:r>
      <w:r w:rsidR="00B23F68">
        <w:rPr>
          <w:noProof/>
        </w:rPr>
        <w:t>a</w:t>
      </w:r>
      <w:r w:rsidR="00B23F68">
        <w:rPr>
          <w:noProof/>
        </w:rPr>
        <w:t>l</w:t>
      </w:r>
      <w:r w:rsidR="00B23F68">
        <w:rPr>
          <w:noProof/>
        </w:rPr>
        <w:t>t</w:t>
      </w:r>
      <w:r w:rsidR="00B23F68">
        <w:rPr>
          <w:noProof/>
        </w:rPr>
        <w:t>h</w:t>
      </w:r>
      <w:r w:rsidR="00B23F68">
        <w:rPr>
          <w:noProof/>
        </w:rPr>
        <w:t>o</w:t>
      </w:r>
      <w:r w:rsidR="00B23F68">
        <w:rPr>
          <w:noProof/>
        </w:rPr>
        <w:t>u</w:t>
      </w:r>
      <w:r w:rsidR="00B23F68">
        <w:rPr>
          <w:noProof/>
        </w:rPr>
        <w:t>g</w:t>
      </w:r>
      <w:r w:rsidR="00B23F68">
        <w:rPr>
          <w:noProof/>
        </w:rPr>
        <w:t>h</w:t>
      </w:r>
      <w:r w:rsidR="00B23F68">
        <w:rPr>
          <w:noProof/>
        </w:rPr>
        <w:t xml:space="preserve"> </w:t>
      </w:r>
      <w:r w:rsidR="00B23F68">
        <w:rPr>
          <w:noProof/>
        </w:rPr>
        <w:t>t</w:t>
      </w:r>
      <w:r w:rsidR="00B23F68">
        <w:rPr>
          <w:noProof/>
        </w:rPr>
        <w:t>h</w:t>
      </w:r>
      <w:r w:rsidR="00B23F68">
        <w:rPr>
          <w:noProof/>
        </w:rPr>
        <w:t>e</w:t>
      </w:r>
      <w:r w:rsidR="00B23F68">
        <w:rPr>
          <w:noProof/>
        </w:rPr>
        <w:t xml:space="preserve"> </w:t>
      </w:r>
      <w:r w:rsidR="00B23F68">
        <w:rPr>
          <w:noProof/>
        </w:rPr>
        <w:t>m</w:t>
      </w:r>
      <w:r w:rsidR="00B23F68">
        <w:rPr>
          <w:noProof/>
        </w:rPr>
        <w:t>a</w:t>
      </w:r>
      <w:r w:rsidR="00B23F68">
        <w:rPr>
          <w:noProof/>
        </w:rPr>
        <w:t>i</w:t>
      </w:r>
      <w:r w:rsidR="00B23F68">
        <w:rPr>
          <w:noProof/>
        </w:rPr>
        <w:t>n</w:t>
      </w:r>
      <w:r w:rsidR="00B23F68">
        <w:rPr>
          <w:noProof/>
        </w:rPr>
        <w:t xml:space="preserve"> </w:t>
      </w:r>
      <w:r w:rsidR="00B23F68">
        <w:rPr>
          <w:noProof/>
        </w:rPr>
        <w:t>e</w:t>
      </w:r>
      <w:r w:rsidR="00B23F68">
        <w:rPr>
          <w:noProof/>
        </w:rPr>
        <w:t>f</w:t>
      </w:r>
      <w:r w:rsidR="00B23F68">
        <w:rPr>
          <w:noProof/>
        </w:rPr>
        <w:t>f</w:t>
      </w:r>
      <w:r w:rsidR="00B23F68">
        <w:rPr>
          <w:noProof/>
        </w:rPr>
        <w:t>e</w:t>
      </w:r>
      <w:r w:rsidR="00B23F68">
        <w:rPr>
          <w:noProof/>
        </w:rPr>
        <w:t>c</w:t>
      </w:r>
      <w:r w:rsidR="00B23F68">
        <w:rPr>
          <w:noProof/>
        </w:rPr>
        <w:t>t</w:t>
      </w:r>
      <w:r w:rsidR="00B23F68">
        <w:rPr>
          <w:noProof/>
        </w:rPr>
        <w:t xml:space="preserve"> </w:t>
      </w:r>
      <w:r w:rsidR="00B23F68">
        <w:rPr>
          <w:noProof/>
        </w:rPr>
        <w:t>o</w:t>
      </w:r>
      <w:r w:rsidR="00B23F68">
        <w:rPr>
          <w:noProof/>
        </w:rPr>
        <w:t>f</w:t>
      </w:r>
      <w:r w:rsidR="00B23F68">
        <w:rPr>
          <w:noProof/>
        </w:rPr>
        <w:t xml:space="preserve"> </w:t>
      </w:r>
      <w:r w:rsidR="00B23F68">
        <w:rPr>
          <w:noProof/>
        </w:rPr>
        <w:t>c</w:t>
      </w:r>
      <w:r w:rsidR="00B23F68">
        <w:rPr>
          <w:noProof/>
        </w:rPr>
        <w:t>o</w:t>
      </w:r>
      <w:r w:rsidR="00B23F68">
        <w:rPr>
          <w:noProof/>
        </w:rPr>
        <w:t>n</w:t>
      </w:r>
      <w:r w:rsidR="00B23F68">
        <w:rPr>
          <w:noProof/>
        </w:rPr>
        <w:t>s</w:t>
      </w:r>
      <w:r w:rsidR="00B23F68">
        <w:rPr>
          <w:noProof/>
        </w:rPr>
        <w:t>i</w:t>
      </w:r>
      <w:r w:rsidR="00B23F68">
        <w:rPr>
          <w:noProof/>
        </w:rPr>
        <w:t>s</w:t>
      </w:r>
      <w:r w:rsidR="00B23F68">
        <w:rPr>
          <w:noProof/>
        </w:rPr>
        <w:t>t</w:t>
      </w:r>
      <w:r w:rsidR="00B23F68">
        <w:rPr>
          <w:noProof/>
        </w:rPr>
        <w:t>e</w:t>
      </w:r>
      <w:r w:rsidR="00B23F68">
        <w:rPr>
          <w:noProof/>
        </w:rPr>
        <w:t>n</w:t>
      </w:r>
      <w:r w:rsidR="00B23F68">
        <w:rPr>
          <w:noProof/>
        </w:rPr>
        <w:t>t</w:t>
      </w:r>
      <w:r w:rsidR="00B23F68">
        <w:rPr>
          <w:noProof/>
        </w:rPr>
        <w:t>y</w:t>
      </w:r>
      <w:r w:rsidR="00B23F68">
        <w:rPr>
          <w:noProof/>
        </w:rPr>
        <w:t xml:space="preserve"> </w:t>
      </w:r>
      <w:r w:rsidR="00B23F68">
        <w:rPr>
          <w:noProof/>
        </w:rPr>
        <w:t>s</w:t>
      </w:r>
      <w:r w:rsidR="00B23F68">
        <w:rPr>
          <w:noProof/>
        </w:rPr>
        <w:t>u</w:t>
      </w:r>
      <w:r w:rsidR="00B23F68">
        <w:rPr>
          <w:noProof/>
        </w:rPr>
        <w:t>g</w:t>
      </w:r>
      <w:r w:rsidR="00B23F68">
        <w:rPr>
          <w:noProof/>
        </w:rPr>
        <w:t>g</w:t>
      </w:r>
      <w:r w:rsidR="00B23F68">
        <w:rPr>
          <w:noProof/>
        </w:rPr>
        <w:t>e</w:t>
      </w:r>
      <w:r w:rsidR="00B23F68">
        <w:rPr>
          <w:noProof/>
        </w:rPr>
        <w:t>s</w:t>
      </w:r>
      <w:r w:rsidR="00B23F68">
        <w:rPr>
          <w:noProof/>
        </w:rPr>
        <w:t>t</w:t>
      </w:r>
      <w:r w:rsidR="00B23F68">
        <w:rPr>
          <w:noProof/>
        </w:rPr>
        <w:t>s</w:t>
      </w:r>
      <w:r w:rsidR="00B23F68">
        <w:rPr>
          <w:noProof/>
        </w:rPr>
        <w:t xml:space="preserve"> </w:t>
      </w:r>
      <w:r w:rsidR="00B23F68">
        <w:rPr>
          <w:noProof/>
        </w:rPr>
        <w:t>t</w:t>
      </w:r>
      <w:r w:rsidR="00B23F68">
        <w:rPr>
          <w:noProof/>
        </w:rPr>
        <w:t>h</w:t>
      </w:r>
      <w:r w:rsidR="00B23F68">
        <w:rPr>
          <w:noProof/>
        </w:rPr>
        <w:t>a</w:t>
      </w:r>
      <w:r w:rsidR="00B23F68">
        <w:rPr>
          <w:noProof/>
        </w:rPr>
        <w:t>t</w:t>
      </w:r>
      <w:r w:rsidR="00B23F68">
        <w:rPr>
          <w:noProof/>
        </w:rPr>
        <w:t xml:space="preserve"> </w:t>
      </w:r>
      <w:r w:rsidR="00B23F68">
        <w:rPr>
          <w:noProof/>
        </w:rPr>
        <w:t>t</w:t>
      </w:r>
      <w:r w:rsidR="00B23F68">
        <w:rPr>
          <w:noProof/>
        </w:rPr>
        <w:t>h</w:t>
      </w:r>
      <w:r w:rsidR="00B23F68">
        <w:rPr>
          <w:noProof/>
        </w:rPr>
        <w:t>e</w:t>
      </w:r>
      <w:r w:rsidR="00B23F68">
        <w:rPr>
          <w:noProof/>
        </w:rPr>
        <w:t xml:space="preserve"> </w:t>
      </w:r>
      <w:r w:rsidR="00B23F68">
        <w:rPr>
          <w:noProof/>
        </w:rPr>
        <w:t>p</w:t>
      </w:r>
      <w:r w:rsidR="00B23F68">
        <w:rPr>
          <w:noProof/>
        </w:rPr>
        <w:t>r</w:t>
      </w:r>
      <w:r w:rsidR="00B23F68">
        <w:rPr>
          <w:noProof/>
        </w:rPr>
        <w:t>e</w:t>
      </w:r>
      <w:r w:rsidR="00B23F68">
        <w:rPr>
          <w:noProof/>
        </w:rPr>
        <w:t>d</w:t>
      </w:r>
      <w:r w:rsidR="00B23F68">
        <w:rPr>
          <w:noProof/>
        </w:rPr>
        <w:t>i</w:t>
      </w:r>
      <w:r w:rsidR="00B23F68">
        <w:rPr>
          <w:noProof/>
        </w:rPr>
        <w:t>c</w:t>
      </w:r>
      <w:r w:rsidR="00B23F68">
        <w:rPr>
          <w:noProof/>
        </w:rPr>
        <w:t>t</w:t>
      </w:r>
      <w:r w:rsidR="00B23F68">
        <w:rPr>
          <w:noProof/>
        </w:rPr>
        <w:t>i</w:t>
      </w:r>
      <w:r w:rsidR="00B23F68">
        <w:rPr>
          <w:noProof/>
        </w:rPr>
        <w:t>o</w:t>
      </w:r>
      <w:r w:rsidR="00B23F68">
        <w:rPr>
          <w:noProof/>
        </w:rPr>
        <w:t>n</w:t>
      </w:r>
      <w:r w:rsidR="00B23F68">
        <w:rPr>
          <w:noProof/>
        </w:rPr>
        <w:t xml:space="preserve"> </w:t>
      </w:r>
      <w:r w:rsidR="00B23F68">
        <w:rPr>
          <w:noProof/>
        </w:rPr>
        <w:t>'</w:t>
      </w:r>
      <w:r w:rsidR="00B23F68">
        <w:rPr>
          <w:noProof/>
        </w:rPr>
        <w:t>w</w:t>
      </w:r>
      <w:r w:rsidR="00B23F68">
        <w:rPr>
          <w:noProof/>
        </w:rPr>
        <w:t>o</w:t>
      </w:r>
      <w:r w:rsidR="00B23F68">
        <w:rPr>
          <w:noProof/>
        </w:rPr>
        <w:t>r</w:t>
      </w:r>
      <w:r w:rsidR="00B23F68">
        <w:rPr>
          <w:noProof/>
        </w:rPr>
        <w:t>k</w:t>
      </w:r>
      <w:r w:rsidR="00B23F68">
        <w:rPr>
          <w:noProof/>
        </w:rPr>
        <w:t>s</w:t>
      </w:r>
      <w:r w:rsidR="00B23F68">
        <w:rPr>
          <w:noProof/>
        </w:rPr>
        <w:t>'</w:t>
      </w:r>
      <w:r w:rsidR="00B23F68">
        <w:rPr>
          <w:noProof/>
        </w:rPr>
        <w:t xml:space="preserve"> </w:t>
      </w:r>
      <w:r w:rsidR="00B23F68">
        <w:rPr>
          <w:noProof/>
        </w:rPr>
        <w:t>b</w:t>
      </w:r>
      <w:r w:rsidR="00B23F68">
        <w:rPr>
          <w:noProof/>
        </w:rPr>
        <w:t>e</w:t>
      </w:r>
      <w:r w:rsidR="00B23F68">
        <w:rPr>
          <w:noProof/>
        </w:rPr>
        <w:t>t</w:t>
      </w:r>
      <w:r w:rsidR="00B23F68">
        <w:rPr>
          <w:noProof/>
        </w:rPr>
        <w:t>t</w:t>
      </w:r>
      <w:r w:rsidR="00B23F68">
        <w:rPr>
          <w:noProof/>
        </w:rPr>
        <w:t>e</w:t>
      </w:r>
      <w:r w:rsidR="00B23F68">
        <w:rPr>
          <w:noProof/>
        </w:rPr>
        <w:t>r</w:t>
      </w:r>
      <w:r w:rsidR="00B23F68">
        <w:rPr>
          <w:noProof/>
        </w:rPr>
        <w:t xml:space="preserve"> </w:t>
      </w:r>
      <w:r w:rsidR="00B23F68">
        <w:rPr>
          <w:noProof/>
        </w:rPr>
        <w:t>i</w:t>
      </w:r>
      <w:r w:rsidR="00B23F68">
        <w:rPr>
          <w:noProof/>
        </w:rPr>
        <w:t>n</w:t>
      </w:r>
      <w:r w:rsidR="00B23F68">
        <w:rPr>
          <w:noProof/>
        </w:rPr>
        <w:t xml:space="preserve"> </w:t>
      </w:r>
      <w:r w:rsidR="00B23F68">
        <w:rPr>
          <w:noProof/>
        </w:rPr>
        <w:t>t</w:t>
      </w:r>
      <w:r w:rsidR="00B23F68">
        <w:rPr>
          <w:noProof/>
        </w:rPr>
        <w:t>h</w:t>
      </w:r>
      <w:r w:rsidR="00B23F68">
        <w:rPr>
          <w:noProof/>
        </w:rPr>
        <w:t>e</w:t>
      </w:r>
      <w:r w:rsidR="00B23F68">
        <w:rPr>
          <w:noProof/>
        </w:rPr>
        <w:t xml:space="preserve"> </w:t>
      </w:r>
      <w:r w:rsidR="00B23F68">
        <w:rPr>
          <w:noProof/>
        </w:rPr>
        <w:t>c</w:t>
      </w:r>
      <w:r w:rsidR="00B23F68">
        <w:rPr>
          <w:noProof/>
        </w:rPr>
        <w:t>o</w:t>
      </w:r>
      <w:r w:rsidR="00B23F68">
        <w:rPr>
          <w:noProof/>
        </w:rPr>
        <w:t>n</w:t>
      </w:r>
      <w:r w:rsidR="00B23F68">
        <w:rPr>
          <w:noProof/>
        </w:rPr>
        <w:t>s</w:t>
      </w:r>
      <w:r w:rsidR="00B23F68">
        <w:rPr>
          <w:noProof/>
        </w:rPr>
        <w:t>i</w:t>
      </w:r>
      <w:r w:rsidR="00B23F68">
        <w:rPr>
          <w:noProof/>
        </w:rPr>
        <w:t>s</w:t>
      </w:r>
      <w:r w:rsidR="00B23F68">
        <w:rPr>
          <w:noProof/>
        </w:rPr>
        <w:t>t</w:t>
      </w:r>
      <w:r w:rsidR="00B23F68">
        <w:rPr>
          <w:noProof/>
        </w:rPr>
        <w:t>e</w:t>
      </w:r>
      <w:r w:rsidR="00B23F68">
        <w:rPr>
          <w:noProof/>
        </w:rPr>
        <w:t>n</w:t>
      </w:r>
      <w:r w:rsidR="00B23F68">
        <w:rPr>
          <w:noProof/>
        </w:rPr>
        <w:t>t</w:t>
      </w:r>
      <w:r w:rsidR="00B23F68">
        <w:rPr>
          <w:noProof/>
        </w:rPr>
        <w:t xml:space="preserve"> </w:t>
      </w:r>
      <w:r w:rsidR="00B23F68">
        <w:rPr>
          <w:noProof/>
        </w:rPr>
        <w:t>c</w:t>
      </w:r>
      <w:r w:rsidR="00B23F68">
        <w:rPr>
          <w:noProof/>
        </w:rPr>
        <w:t>o</w:t>
      </w:r>
      <w:r w:rsidR="00B23F68">
        <w:rPr>
          <w:noProof/>
        </w:rPr>
        <w:t>n</w:t>
      </w:r>
      <w:r w:rsidR="00B23F68">
        <w:rPr>
          <w:noProof/>
        </w:rPr>
        <w:t>d</w:t>
      </w:r>
      <w:r w:rsidR="00B23F68">
        <w:rPr>
          <w:noProof/>
        </w:rPr>
        <w:t>i</w:t>
      </w:r>
      <w:r w:rsidR="00B23F68">
        <w:rPr>
          <w:noProof/>
        </w:rPr>
        <w:t>t</w:t>
      </w:r>
      <w:r w:rsidR="00B23F68">
        <w:rPr>
          <w:noProof/>
        </w:rPr>
        <w:t>i</w:t>
      </w:r>
      <w:r w:rsidR="00B23F68">
        <w:rPr>
          <w:noProof/>
        </w:rPr>
        <w:t>o</w:t>
      </w:r>
      <w:r w:rsidR="00B23F68">
        <w:rPr>
          <w:noProof/>
        </w:rPr>
        <w:t>n</w:t>
      </w:r>
      <w:r w:rsidR="00B23F68">
        <w:rPr>
          <w:noProof/>
        </w:rPr>
        <w:t xml:space="preserve"> </w:t>
      </w:r>
      <w:r w:rsidR="00B23F68">
        <w:rPr>
          <w:noProof/>
        </w:rPr>
        <w:t>-</w:t>
      </w:r>
      <w:r w:rsidR="00B23F68">
        <w:rPr>
          <w:noProof/>
        </w:rPr>
        <w:t xml:space="preserve"> </w:t>
      </w:r>
      <w:r w:rsidR="00B23F68">
        <w:rPr>
          <w:noProof/>
        </w:rPr>
        <w:t>t</w:t>
      </w:r>
      <w:r w:rsidR="00B23F68">
        <w:rPr>
          <w:noProof/>
        </w:rPr>
        <w:t>h</w:t>
      </w:r>
      <w:r w:rsidR="00B23F68">
        <w:rPr>
          <w:noProof/>
        </w:rPr>
        <w:t>i</w:t>
      </w:r>
      <w:r w:rsidR="00B23F68">
        <w:rPr>
          <w:noProof/>
        </w:rPr>
        <w:t>s</w:t>
      </w:r>
      <w:r w:rsidR="00B23F68">
        <w:rPr>
          <w:noProof/>
        </w:rPr>
        <w:t xml:space="preserve"> </w:t>
      </w:r>
      <w:r w:rsidR="00B23F68">
        <w:rPr>
          <w:noProof/>
        </w:rPr>
        <w:t>i</w:t>
      </w:r>
      <w:r w:rsidR="00B23F68">
        <w:rPr>
          <w:noProof/>
        </w:rPr>
        <w:t>s</w:t>
      </w:r>
      <w:r w:rsidR="00B23F68">
        <w:rPr>
          <w:noProof/>
        </w:rPr>
        <w:t xml:space="preserve"> </w:t>
      </w:r>
      <w:r w:rsidR="00B23F68">
        <w:rPr>
          <w:noProof/>
        </w:rPr>
        <w:t>s</w:t>
      </w:r>
      <w:r w:rsidR="00B23F68">
        <w:rPr>
          <w:noProof/>
        </w:rPr>
        <w:t>o</w:t>
      </w:r>
      <w:r w:rsidR="00B23F68">
        <w:rPr>
          <w:noProof/>
        </w:rPr>
        <w:t>m</w:t>
      </w:r>
      <w:r w:rsidR="00B23F68">
        <w:rPr>
          <w:noProof/>
        </w:rPr>
        <w:t>e</w:t>
      </w:r>
      <w:r w:rsidR="00B23F68">
        <w:rPr>
          <w:noProof/>
        </w:rPr>
        <w:t>t</w:t>
      </w:r>
      <w:r w:rsidR="00B23F68">
        <w:rPr>
          <w:noProof/>
        </w:rPr>
        <w:t>h</w:t>
      </w:r>
      <w:r w:rsidR="00B23F68">
        <w:rPr>
          <w:noProof/>
        </w:rPr>
        <w:t>i</w:t>
      </w:r>
      <w:r w:rsidR="00B23F68">
        <w:rPr>
          <w:noProof/>
        </w:rPr>
        <w:t>n</w:t>
      </w:r>
      <w:r w:rsidR="00B23F68">
        <w:rPr>
          <w:noProof/>
        </w:rPr>
        <w:t>g</w:t>
      </w:r>
      <w:r w:rsidR="00B23F68">
        <w:rPr>
          <w:noProof/>
        </w:rPr>
        <w:t xml:space="preserve"> </w:t>
      </w:r>
      <w:r w:rsidR="00B23F68">
        <w:rPr>
          <w:noProof/>
        </w:rPr>
        <w:t>t</w:t>
      </w:r>
      <w:r w:rsidR="00B23F68">
        <w:rPr>
          <w:noProof/>
        </w:rPr>
        <w:t>o</w:t>
      </w:r>
      <w:r w:rsidR="00B23F68">
        <w:rPr>
          <w:noProof/>
        </w:rPr>
        <w:t xml:space="preserve"> </w:t>
      </w:r>
      <w:r w:rsidR="00B23F68">
        <w:rPr>
          <w:noProof/>
        </w:rPr>
        <w:t>t</w:t>
      </w:r>
      <w:r w:rsidR="00B23F68">
        <w:rPr>
          <w:noProof/>
        </w:rPr>
        <w:t>a</w:t>
      </w:r>
      <w:r w:rsidR="00B23F68">
        <w:rPr>
          <w:noProof/>
        </w:rPr>
        <w:t>l</w:t>
      </w:r>
      <w:r w:rsidR="00B23F68">
        <w:rPr>
          <w:noProof/>
        </w:rPr>
        <w:t>k</w:t>
      </w:r>
      <w:r w:rsidR="00B23F68">
        <w:rPr>
          <w:noProof/>
        </w:rPr>
        <w:t xml:space="preserve"> </w:t>
      </w:r>
      <w:r w:rsidR="00B23F68">
        <w:rPr>
          <w:noProof/>
        </w:rPr>
        <w:t>a</w:t>
      </w:r>
      <w:r w:rsidR="00B23F68">
        <w:rPr>
          <w:noProof/>
        </w:rPr>
        <w:t>b</w:t>
      </w:r>
      <w:r w:rsidR="00B23F68">
        <w:rPr>
          <w:noProof/>
        </w:rPr>
        <w:t>o</w:t>
      </w:r>
      <w:r w:rsidR="00B23F68">
        <w:rPr>
          <w:noProof/>
        </w:rPr>
        <w:t>u</w:t>
      </w:r>
      <w:r w:rsidR="00B23F68">
        <w:rPr>
          <w:noProof/>
        </w:rPr>
        <w:t>t</w:t>
      </w:r>
      <w:r w:rsidR="00B23F68">
        <w:rPr>
          <w:noProof/>
        </w:rPr>
        <w:t>.</w:t>
      </w:r>
    </w:p>
  </w:comment>
  <w:comment w:id="111" w:author="dalan" w:date="2026-08-28T15:42:00Z" w:initials="d">
    <w:p w14:paraId="122707D5" w14:textId="7E642641" w:rsidR="00B53364" w:rsidRDefault="00B53364">
      <w:pPr>
        <w:pStyle w:val="CommentText"/>
      </w:pPr>
      <w:r>
        <w:rPr>
          <w:rStyle w:val="CommentReference"/>
        </w:rPr>
        <w:annotationRef/>
      </w:r>
      <w:r w:rsidR="00B23F68">
        <w:rPr>
          <w:noProof/>
        </w:rPr>
        <w:t>t</w:t>
      </w:r>
      <w:r w:rsidR="00B23F68">
        <w:rPr>
          <w:noProof/>
        </w:rPr>
        <w:t>h</w:t>
      </w:r>
      <w:r w:rsidR="00B23F68">
        <w:rPr>
          <w:noProof/>
        </w:rPr>
        <w:t>i</w:t>
      </w:r>
      <w:r w:rsidR="00B23F68">
        <w:rPr>
          <w:noProof/>
        </w:rPr>
        <w:t>s</w:t>
      </w:r>
      <w:r w:rsidR="00B23F68">
        <w:rPr>
          <w:noProof/>
        </w:rPr>
        <w:t xml:space="preserve"> </w:t>
      </w:r>
      <w:r w:rsidR="00B23F68">
        <w:rPr>
          <w:noProof/>
        </w:rPr>
        <w:t>i</w:t>
      </w:r>
      <w:r w:rsidR="00B23F68">
        <w:rPr>
          <w:noProof/>
        </w:rPr>
        <w:t>s</w:t>
      </w:r>
      <w:r w:rsidR="00B23F68">
        <w:rPr>
          <w:noProof/>
        </w:rPr>
        <w:t xml:space="preserve"> </w:t>
      </w:r>
      <w:r w:rsidR="00B23F68">
        <w:rPr>
          <w:noProof/>
        </w:rPr>
        <w:t>c</w:t>
      </w:r>
      <w:r w:rsidR="00B23F68">
        <w:rPr>
          <w:noProof/>
        </w:rPr>
        <w:t>o</w:t>
      </w:r>
      <w:r w:rsidR="00B23F68">
        <w:rPr>
          <w:noProof/>
        </w:rPr>
        <w:t>m</w:t>
      </w:r>
      <w:r w:rsidR="00B23F68">
        <w:rPr>
          <w:noProof/>
        </w:rPr>
        <w:t>p</w:t>
      </w:r>
      <w:r w:rsidR="00B23F68">
        <w:rPr>
          <w:noProof/>
        </w:rPr>
        <w:t>l</w:t>
      </w:r>
      <w:r w:rsidR="00B23F68">
        <w:rPr>
          <w:noProof/>
        </w:rPr>
        <w:t>e</w:t>
      </w:r>
      <w:r w:rsidR="00B23F68">
        <w:rPr>
          <w:noProof/>
        </w:rPr>
        <w:t>t</w:t>
      </w:r>
      <w:r w:rsidR="00B23F68">
        <w:rPr>
          <w:noProof/>
        </w:rPr>
        <w:t>e</w:t>
      </w:r>
      <w:r w:rsidR="00B23F68">
        <w:rPr>
          <w:noProof/>
        </w:rPr>
        <w:t>l</w:t>
      </w:r>
      <w:r w:rsidR="00B23F68">
        <w:rPr>
          <w:noProof/>
        </w:rPr>
        <w:t>y</w:t>
      </w:r>
      <w:r w:rsidR="00B23F68">
        <w:rPr>
          <w:noProof/>
        </w:rPr>
        <w:t xml:space="preserve"> </w:t>
      </w:r>
      <w:r w:rsidR="00B23F68">
        <w:rPr>
          <w:noProof/>
        </w:rPr>
        <w:t>u</w:t>
      </w:r>
      <w:r w:rsidR="00B23F68">
        <w:rPr>
          <w:noProof/>
        </w:rPr>
        <w:t>n</w:t>
      </w:r>
      <w:r w:rsidR="00B23F68">
        <w:rPr>
          <w:noProof/>
        </w:rPr>
        <w:t>c</w:t>
      </w:r>
      <w:r w:rsidR="00B23F68">
        <w:rPr>
          <w:noProof/>
        </w:rPr>
        <w:t>l</w:t>
      </w:r>
      <w:r w:rsidR="00B23F68">
        <w:rPr>
          <w:noProof/>
        </w:rPr>
        <w:t>e</w:t>
      </w:r>
      <w:r w:rsidR="00B23F68">
        <w:rPr>
          <w:noProof/>
        </w:rPr>
        <w:t>a</w:t>
      </w:r>
      <w:r w:rsidR="00B23F68">
        <w:rPr>
          <w:noProof/>
        </w:rPr>
        <w:t>r</w:t>
      </w:r>
      <w:r w:rsidR="00B23F68">
        <w:rPr>
          <w:noProof/>
        </w:rPr>
        <w:t>,</w:t>
      </w:r>
      <w:r w:rsidR="00B23F68">
        <w:rPr>
          <w:noProof/>
        </w:rPr>
        <w:t xml:space="preserve"> </w:t>
      </w:r>
      <w:r w:rsidR="00B23F68">
        <w:rPr>
          <w:noProof/>
        </w:rPr>
        <w:t>r</w:t>
      </w:r>
      <w:r w:rsidR="00B23F68">
        <w:rPr>
          <w:noProof/>
        </w:rPr>
        <w:t>e</w:t>
      </w:r>
      <w:r w:rsidR="00B23F68">
        <w:rPr>
          <w:noProof/>
        </w:rPr>
        <w:t>a</w:t>
      </w:r>
      <w:r w:rsidR="00B23F68">
        <w:rPr>
          <w:noProof/>
        </w:rPr>
        <w:t>l</w:t>
      </w:r>
      <w:r w:rsidR="00B23F68">
        <w:rPr>
          <w:noProof/>
        </w:rPr>
        <w:t>l</w:t>
      </w:r>
      <w:r w:rsidR="00B23F68">
        <w:rPr>
          <w:noProof/>
        </w:rPr>
        <w:t>y</w:t>
      </w:r>
      <w:r w:rsidR="00B23F68">
        <w:rPr>
          <w:noProof/>
        </w:rPr>
        <w:t>.</w:t>
      </w:r>
    </w:p>
  </w:comment>
  <w:comment w:id="137" w:author="dalan" w:date="2026-08-28T15:49:00Z" w:initials="d">
    <w:p w14:paraId="594F9839" w14:textId="77777777" w:rsidR="00AC606A" w:rsidRDefault="00AC606A">
      <w:pPr>
        <w:pStyle w:val="CommentText"/>
        <w:rPr>
          <w:noProof/>
        </w:rPr>
      </w:pPr>
      <w:r>
        <w:rPr>
          <w:rStyle w:val="CommentReference"/>
        </w:rPr>
        <w:annotationRef/>
      </w:r>
      <w:r w:rsidR="00B23F68">
        <w:rPr>
          <w:noProof/>
        </w:rPr>
        <w:t>w</w:t>
      </w:r>
      <w:r w:rsidR="00B23F68">
        <w:rPr>
          <w:noProof/>
        </w:rPr>
        <w:t>e</w:t>
      </w:r>
      <w:r w:rsidR="00B23F68">
        <w:rPr>
          <w:noProof/>
        </w:rPr>
        <w:t>l</w:t>
      </w:r>
      <w:r w:rsidR="00B23F68">
        <w:rPr>
          <w:noProof/>
        </w:rPr>
        <w:t>l</w:t>
      </w:r>
      <w:r w:rsidR="00B23F68">
        <w:rPr>
          <w:noProof/>
        </w:rPr>
        <w:t>,</w:t>
      </w:r>
      <w:r w:rsidR="00B23F68">
        <w:rPr>
          <w:noProof/>
        </w:rPr>
        <w:t xml:space="preserve"> </w:t>
      </w:r>
      <w:r w:rsidR="00B23F68">
        <w:rPr>
          <w:noProof/>
        </w:rPr>
        <w:t>i</w:t>
      </w:r>
      <w:r w:rsidR="00B23F68">
        <w:rPr>
          <w:noProof/>
        </w:rPr>
        <w:t>f</w:t>
      </w:r>
      <w:r w:rsidR="00B23F68">
        <w:rPr>
          <w:noProof/>
        </w:rPr>
        <w:t xml:space="preserve"> </w:t>
      </w:r>
      <w:r w:rsidR="00B23F68">
        <w:rPr>
          <w:noProof/>
        </w:rPr>
        <w:t>y</w:t>
      </w:r>
      <w:r w:rsidR="00B23F68">
        <w:rPr>
          <w:noProof/>
        </w:rPr>
        <w:t>o</w:t>
      </w:r>
      <w:r w:rsidR="00B23F68">
        <w:rPr>
          <w:noProof/>
        </w:rPr>
        <w:t>u</w:t>
      </w:r>
      <w:r w:rsidR="00B23F68">
        <w:rPr>
          <w:noProof/>
        </w:rPr>
        <w:t xml:space="preserve"> </w:t>
      </w:r>
      <w:r w:rsidR="00B23F68">
        <w:rPr>
          <w:noProof/>
        </w:rPr>
        <w:t>h</w:t>
      </w:r>
      <w:r w:rsidR="00B23F68">
        <w:rPr>
          <w:noProof/>
        </w:rPr>
        <w:t>a</w:t>
      </w:r>
      <w:r w:rsidR="00B23F68">
        <w:rPr>
          <w:noProof/>
        </w:rPr>
        <w:t>v</w:t>
      </w:r>
      <w:r w:rsidR="00B23F68">
        <w:rPr>
          <w:noProof/>
        </w:rPr>
        <w:t>e</w:t>
      </w:r>
      <w:r w:rsidR="00B23F68">
        <w:rPr>
          <w:noProof/>
        </w:rPr>
        <w:t xml:space="preserve"> </w:t>
      </w:r>
      <w:r w:rsidR="00B23F68">
        <w:rPr>
          <w:noProof/>
        </w:rPr>
        <w:t>a</w:t>
      </w:r>
      <w:r w:rsidR="00B23F68">
        <w:rPr>
          <w:noProof/>
        </w:rPr>
        <w:t xml:space="preserve"> </w:t>
      </w:r>
      <w:r w:rsidR="00B23F68">
        <w:rPr>
          <w:noProof/>
        </w:rPr>
        <w:t>c</w:t>
      </w:r>
      <w:r w:rsidR="00B23F68">
        <w:rPr>
          <w:noProof/>
        </w:rPr>
        <w:t>o</w:t>
      </w:r>
      <w:r w:rsidR="00B23F68">
        <w:rPr>
          <w:noProof/>
        </w:rPr>
        <w:t>r</w:t>
      </w:r>
      <w:r w:rsidR="00B23F68">
        <w:rPr>
          <w:noProof/>
        </w:rPr>
        <w:t>r</w:t>
      </w:r>
      <w:r w:rsidR="00B23F68">
        <w:rPr>
          <w:noProof/>
        </w:rPr>
        <w:t>e</w:t>
      </w:r>
      <w:r w:rsidR="00B23F68">
        <w:rPr>
          <w:noProof/>
        </w:rPr>
        <w:t>l</w:t>
      </w:r>
      <w:r w:rsidR="00B23F68">
        <w:rPr>
          <w:noProof/>
        </w:rPr>
        <w:t>a</w:t>
      </w:r>
      <w:r w:rsidR="00B23F68">
        <w:rPr>
          <w:noProof/>
        </w:rPr>
        <w:t>t</w:t>
      </w:r>
      <w:r w:rsidR="00B23F68">
        <w:rPr>
          <w:noProof/>
        </w:rPr>
        <w:t>i</w:t>
      </w:r>
      <w:r w:rsidR="00B23F68">
        <w:rPr>
          <w:noProof/>
        </w:rPr>
        <w:t>o</w:t>
      </w:r>
      <w:r w:rsidR="00B23F68">
        <w:rPr>
          <w:noProof/>
        </w:rPr>
        <w:t>n</w:t>
      </w:r>
      <w:r w:rsidR="00B23F68">
        <w:rPr>
          <w:noProof/>
        </w:rPr>
        <w:t xml:space="preserve"> </w:t>
      </w:r>
      <w:r w:rsidR="00B23F68">
        <w:rPr>
          <w:noProof/>
        </w:rPr>
        <w:t>b</w:t>
      </w:r>
      <w:r w:rsidR="00B23F68">
        <w:rPr>
          <w:noProof/>
        </w:rPr>
        <w:t>e</w:t>
      </w:r>
      <w:r w:rsidR="00B23F68">
        <w:rPr>
          <w:noProof/>
        </w:rPr>
        <w:t>t</w:t>
      </w:r>
      <w:r w:rsidR="00B23F68">
        <w:rPr>
          <w:noProof/>
        </w:rPr>
        <w:t>w</w:t>
      </w:r>
      <w:r w:rsidR="00B23F68">
        <w:rPr>
          <w:noProof/>
        </w:rPr>
        <w:t>e</w:t>
      </w:r>
      <w:r w:rsidR="00B23F68">
        <w:rPr>
          <w:noProof/>
        </w:rPr>
        <w:t>e</w:t>
      </w:r>
      <w:r w:rsidR="00B23F68">
        <w:rPr>
          <w:noProof/>
        </w:rPr>
        <w:t>n</w:t>
      </w:r>
      <w:r w:rsidR="00B23F68">
        <w:rPr>
          <w:noProof/>
        </w:rPr>
        <w:t xml:space="preserve"> </w:t>
      </w:r>
      <w:r w:rsidR="00B23F68">
        <w:rPr>
          <w:noProof/>
        </w:rPr>
        <w:t>a</w:t>
      </w:r>
      <w:r w:rsidR="00B23F68">
        <w:rPr>
          <w:noProof/>
        </w:rPr>
        <w:t>c</w:t>
      </w:r>
      <w:r w:rsidR="00B23F68">
        <w:rPr>
          <w:noProof/>
        </w:rPr>
        <w:t>t</w:t>
      </w:r>
      <w:r w:rsidR="00B23F68">
        <w:rPr>
          <w:noProof/>
        </w:rPr>
        <w:t>i</w:t>
      </w:r>
      <w:r w:rsidR="00B23F68">
        <w:rPr>
          <w:noProof/>
        </w:rPr>
        <w:t>o</w:t>
      </w:r>
      <w:r w:rsidR="00B23F68">
        <w:rPr>
          <w:noProof/>
        </w:rPr>
        <w:t>n</w:t>
      </w:r>
      <w:r w:rsidR="00B23F68">
        <w:rPr>
          <w:noProof/>
        </w:rPr>
        <w:t xml:space="preserve"> </w:t>
      </w:r>
      <w:r w:rsidR="00B23F68">
        <w:rPr>
          <w:noProof/>
        </w:rPr>
        <w:t>i</w:t>
      </w:r>
      <w:r w:rsidR="00B23F68">
        <w:rPr>
          <w:noProof/>
        </w:rPr>
        <w:t>n</w:t>
      </w:r>
      <w:r w:rsidR="00B23F68">
        <w:rPr>
          <w:noProof/>
        </w:rPr>
        <w:t>i</w:t>
      </w:r>
      <w:r w:rsidR="00B23F68">
        <w:rPr>
          <w:noProof/>
        </w:rPr>
        <w:t>t</w:t>
      </w:r>
      <w:r w:rsidR="00B23F68">
        <w:rPr>
          <w:noProof/>
        </w:rPr>
        <w:t>i</w:t>
      </w:r>
      <w:r w:rsidR="00B23F68">
        <w:rPr>
          <w:noProof/>
        </w:rPr>
        <w:t>a</w:t>
      </w:r>
      <w:r w:rsidR="00B23F68">
        <w:rPr>
          <w:noProof/>
        </w:rPr>
        <w:t>t</w:t>
      </w:r>
      <w:r w:rsidR="00B23F68">
        <w:rPr>
          <w:noProof/>
        </w:rPr>
        <w:t>i</w:t>
      </w:r>
      <w:r w:rsidR="00B23F68">
        <w:rPr>
          <w:noProof/>
        </w:rPr>
        <w:t>o</w:t>
      </w:r>
      <w:r w:rsidR="00B23F68">
        <w:rPr>
          <w:noProof/>
        </w:rPr>
        <w:t>n</w:t>
      </w:r>
      <w:r w:rsidR="00B23F68">
        <w:rPr>
          <w:noProof/>
        </w:rPr>
        <w:t xml:space="preserve"> </w:t>
      </w:r>
      <w:r w:rsidR="00B23F68">
        <w:rPr>
          <w:noProof/>
        </w:rPr>
        <w:t>t</w:t>
      </w:r>
      <w:r w:rsidR="00B23F68">
        <w:rPr>
          <w:noProof/>
        </w:rPr>
        <w:t>i</w:t>
      </w:r>
      <w:r w:rsidR="00B23F68">
        <w:rPr>
          <w:noProof/>
        </w:rPr>
        <w:t>m</w:t>
      </w:r>
      <w:r w:rsidR="00B23F68">
        <w:rPr>
          <w:noProof/>
        </w:rPr>
        <w:t>e</w:t>
      </w:r>
      <w:r w:rsidR="00B23F68">
        <w:rPr>
          <w:noProof/>
        </w:rPr>
        <w:t xml:space="preserve"> </w:t>
      </w:r>
      <w:r w:rsidR="00B23F68">
        <w:rPr>
          <w:noProof/>
        </w:rPr>
        <w:t>a</w:t>
      </w:r>
      <w:r w:rsidR="00B23F68">
        <w:rPr>
          <w:noProof/>
        </w:rPr>
        <w:t>n</w:t>
      </w:r>
      <w:r w:rsidR="00B23F68">
        <w:rPr>
          <w:noProof/>
        </w:rPr>
        <w:t>d</w:t>
      </w:r>
      <w:r w:rsidR="00B23F68">
        <w:rPr>
          <w:noProof/>
        </w:rPr>
        <w:t xml:space="preserve"> </w:t>
      </w:r>
      <w:r w:rsidR="00B23F68">
        <w:rPr>
          <w:noProof/>
        </w:rPr>
        <w:t>r</w:t>
      </w:r>
      <w:r w:rsidR="00B23F68">
        <w:rPr>
          <w:noProof/>
        </w:rPr>
        <w:t>a</w:t>
      </w:r>
      <w:r w:rsidR="00B23F68">
        <w:rPr>
          <w:noProof/>
        </w:rPr>
        <w:t>n</w:t>
      </w:r>
      <w:r w:rsidR="00B23F68">
        <w:rPr>
          <w:noProof/>
        </w:rPr>
        <w:t>d</w:t>
      </w:r>
      <w:r w:rsidR="00B23F68">
        <w:rPr>
          <w:noProof/>
        </w:rPr>
        <w:t>o</w:t>
      </w:r>
      <w:r w:rsidR="00B23F68">
        <w:rPr>
          <w:noProof/>
        </w:rPr>
        <w:t>m</w:t>
      </w:r>
      <w:r w:rsidR="00B23F68">
        <w:rPr>
          <w:noProof/>
        </w:rPr>
        <w:t xml:space="preserve"> </w:t>
      </w:r>
      <w:r w:rsidR="00B23F68">
        <w:rPr>
          <w:noProof/>
        </w:rPr>
        <w:t>t</w:t>
      </w:r>
      <w:r w:rsidR="00B23F68">
        <w:rPr>
          <w:noProof/>
        </w:rPr>
        <w:t>h</w:t>
      </w:r>
      <w:r w:rsidR="00B23F68">
        <w:rPr>
          <w:noProof/>
        </w:rPr>
        <w:t>e</w:t>
      </w:r>
      <w:r w:rsidR="00B23F68">
        <w:rPr>
          <w:noProof/>
        </w:rPr>
        <w:t>n</w:t>
      </w:r>
      <w:r w:rsidR="00B23F68">
        <w:rPr>
          <w:noProof/>
        </w:rPr>
        <w:t xml:space="preserve"> </w:t>
      </w:r>
      <w:r w:rsidR="00B23F68">
        <w:rPr>
          <w:noProof/>
        </w:rPr>
        <w:t>y</w:t>
      </w:r>
      <w:r w:rsidR="00B23F68">
        <w:rPr>
          <w:noProof/>
        </w:rPr>
        <w:t>o</w:t>
      </w:r>
      <w:r w:rsidR="00B23F68">
        <w:rPr>
          <w:noProof/>
        </w:rPr>
        <w:t>u</w:t>
      </w:r>
      <w:r w:rsidR="00B23F68">
        <w:rPr>
          <w:noProof/>
        </w:rPr>
        <w:t xml:space="preserve"> </w:t>
      </w:r>
      <w:r w:rsidR="00B23F68">
        <w:rPr>
          <w:noProof/>
        </w:rPr>
        <w:t>c</w:t>
      </w:r>
      <w:r w:rsidR="00B23F68">
        <w:rPr>
          <w:noProof/>
        </w:rPr>
        <w:t>a</w:t>
      </w:r>
      <w:r w:rsidR="00B23F68">
        <w:rPr>
          <w:noProof/>
        </w:rPr>
        <w:t>n</w:t>
      </w:r>
      <w:r w:rsidR="00B23F68">
        <w:rPr>
          <w:noProof/>
        </w:rPr>
        <w:t xml:space="preserve"> </w:t>
      </w:r>
      <w:r w:rsidR="00B23F68">
        <w:rPr>
          <w:noProof/>
        </w:rPr>
        <w:t>s</w:t>
      </w:r>
      <w:r w:rsidR="00B23F68">
        <w:rPr>
          <w:noProof/>
        </w:rPr>
        <w:t>a</w:t>
      </w:r>
      <w:r w:rsidR="00B23F68">
        <w:rPr>
          <w:noProof/>
        </w:rPr>
        <w:t>y</w:t>
      </w:r>
      <w:r w:rsidR="00B23F68">
        <w:rPr>
          <w:noProof/>
        </w:rPr>
        <w:t xml:space="preserve"> </w:t>
      </w:r>
      <w:r w:rsidR="00B23F68">
        <w:rPr>
          <w:noProof/>
        </w:rPr>
        <w:t>t</w:t>
      </w:r>
      <w:r w:rsidR="00B23F68">
        <w:rPr>
          <w:noProof/>
        </w:rPr>
        <w:t>h</w:t>
      </w:r>
      <w:r w:rsidR="00B23F68">
        <w:rPr>
          <w:noProof/>
        </w:rPr>
        <w:t>a</w:t>
      </w:r>
      <w:r w:rsidR="00B23F68">
        <w:rPr>
          <w:noProof/>
        </w:rPr>
        <w:t>t</w:t>
      </w:r>
      <w:r w:rsidR="00B23F68">
        <w:rPr>
          <w:noProof/>
        </w:rPr>
        <w:t xml:space="preserve"> </w:t>
      </w:r>
      <w:r w:rsidR="00B23F68">
        <w:rPr>
          <w:noProof/>
        </w:rPr>
        <w:t>i</w:t>
      </w:r>
      <w:r w:rsidR="00B23F68">
        <w:rPr>
          <w:noProof/>
        </w:rPr>
        <w:t>t</w:t>
      </w:r>
      <w:r w:rsidR="00B23F68">
        <w:rPr>
          <w:noProof/>
        </w:rPr>
        <w:t>'</w:t>
      </w:r>
      <w:r w:rsidR="00B23F68">
        <w:rPr>
          <w:noProof/>
        </w:rPr>
        <w:t>s</w:t>
      </w:r>
      <w:r w:rsidR="00B23F68">
        <w:rPr>
          <w:noProof/>
        </w:rPr>
        <w:t xml:space="preserve"> </w:t>
      </w:r>
      <w:r w:rsidR="00B23F68">
        <w:rPr>
          <w:noProof/>
        </w:rPr>
        <w:t>a</w:t>
      </w:r>
      <w:r w:rsidR="00B23F68">
        <w:rPr>
          <w:noProof/>
        </w:rPr>
        <w:t xml:space="preserve"> </w:t>
      </w:r>
      <w:r w:rsidR="00B23F68">
        <w:rPr>
          <w:noProof/>
        </w:rPr>
        <w:t>m</w:t>
      </w:r>
      <w:r w:rsidR="00B23F68">
        <w:rPr>
          <w:noProof/>
        </w:rPr>
        <w:t>e</w:t>
      </w:r>
      <w:r w:rsidR="00B23F68">
        <w:rPr>
          <w:noProof/>
        </w:rPr>
        <w:t>d</w:t>
      </w:r>
      <w:r w:rsidR="00B23F68">
        <w:rPr>
          <w:noProof/>
        </w:rPr>
        <w:t>i</w:t>
      </w:r>
      <w:r w:rsidR="00B23F68">
        <w:rPr>
          <w:noProof/>
        </w:rPr>
        <w:t>a</w:t>
      </w:r>
      <w:r w:rsidR="00B23F68">
        <w:rPr>
          <w:noProof/>
        </w:rPr>
        <w:t>t</w:t>
      </w:r>
      <w:r w:rsidR="00B23F68">
        <w:rPr>
          <w:noProof/>
        </w:rPr>
        <w:t>o</w:t>
      </w:r>
      <w:r w:rsidR="00B23F68">
        <w:rPr>
          <w:noProof/>
        </w:rPr>
        <w:t>r</w:t>
      </w:r>
      <w:r w:rsidR="00B23F68">
        <w:rPr>
          <w:noProof/>
        </w:rPr>
        <w:t>,</w:t>
      </w:r>
      <w:r w:rsidR="00B23F68">
        <w:rPr>
          <w:noProof/>
        </w:rPr>
        <w:t xml:space="preserve"> </w:t>
      </w:r>
      <w:r w:rsidR="00B23F68">
        <w:rPr>
          <w:noProof/>
        </w:rPr>
        <w:t>f</w:t>
      </w:r>
      <w:r w:rsidR="00B23F68">
        <w:rPr>
          <w:noProof/>
        </w:rPr>
        <w:t>o</w:t>
      </w:r>
      <w:r w:rsidR="00B23F68">
        <w:rPr>
          <w:noProof/>
        </w:rPr>
        <w:t>r</w:t>
      </w:r>
      <w:r w:rsidR="00B23F68">
        <w:rPr>
          <w:noProof/>
        </w:rPr>
        <w:t xml:space="preserve"> </w:t>
      </w:r>
      <w:r w:rsidR="00B23F68">
        <w:rPr>
          <w:noProof/>
        </w:rPr>
        <w:t>i</w:t>
      </w:r>
      <w:r w:rsidR="00B23F68">
        <w:rPr>
          <w:noProof/>
        </w:rPr>
        <w:t>n</w:t>
      </w:r>
      <w:r w:rsidR="00B23F68">
        <w:rPr>
          <w:noProof/>
        </w:rPr>
        <w:t>s</w:t>
      </w:r>
      <w:r w:rsidR="00B23F68">
        <w:rPr>
          <w:noProof/>
        </w:rPr>
        <w:t>t</w:t>
      </w:r>
      <w:r w:rsidR="00B23F68">
        <w:rPr>
          <w:noProof/>
        </w:rPr>
        <w:t>n</w:t>
      </w:r>
      <w:r w:rsidR="00B23F68">
        <w:rPr>
          <w:noProof/>
        </w:rPr>
        <w:t>c</w:t>
      </w:r>
      <w:r w:rsidR="00B23F68">
        <w:rPr>
          <w:noProof/>
        </w:rPr>
        <w:t>e</w:t>
      </w:r>
      <w:r w:rsidR="00B23F68">
        <w:rPr>
          <w:noProof/>
        </w:rPr>
        <w:t>.</w:t>
      </w:r>
      <w:r w:rsidR="00B23F68">
        <w:rPr>
          <w:noProof/>
        </w:rPr>
        <w:t xml:space="preserve"> </w:t>
      </w:r>
    </w:p>
    <w:p w14:paraId="7AEB79DC" w14:textId="29C47718" w:rsidR="00AC606A" w:rsidRDefault="00B23F68">
      <w:pPr>
        <w:pStyle w:val="CommentText"/>
      </w:pPr>
      <w:r>
        <w:rPr>
          <w:noProof/>
        </w:rPr>
        <w:t>t</w:t>
      </w:r>
      <w:r>
        <w:rPr>
          <w:noProof/>
        </w:rPr>
        <w:t>h</w:t>
      </w:r>
      <w:r>
        <w:rPr>
          <w:noProof/>
        </w:rPr>
        <w:t>i</w:t>
      </w:r>
      <w:r>
        <w:rPr>
          <w:noProof/>
        </w:rPr>
        <w:t>s</w:t>
      </w:r>
      <w:r>
        <w:rPr>
          <w:noProof/>
        </w:rPr>
        <w:t xml:space="preserve"> </w:t>
      </w:r>
      <w:r>
        <w:rPr>
          <w:noProof/>
        </w:rPr>
        <w:t>p</w:t>
      </w:r>
      <w:r>
        <w:rPr>
          <w:noProof/>
        </w:rPr>
        <w:t>a</w:t>
      </w:r>
      <w:r>
        <w:rPr>
          <w:noProof/>
        </w:rPr>
        <w:t>r</w:t>
      </w:r>
      <w:r>
        <w:rPr>
          <w:noProof/>
        </w:rPr>
        <w:t>t</w:t>
      </w:r>
      <w:r>
        <w:rPr>
          <w:noProof/>
        </w:rPr>
        <w:t xml:space="preserve"> </w:t>
      </w:r>
      <w:r>
        <w:rPr>
          <w:noProof/>
        </w:rPr>
        <w:t>i</w:t>
      </w:r>
      <w:r>
        <w:rPr>
          <w:noProof/>
        </w:rPr>
        <w:t xml:space="preserve"> </w:t>
      </w:r>
      <w:r>
        <w:rPr>
          <w:noProof/>
        </w:rPr>
        <w:t>w</w:t>
      </w:r>
      <w:r>
        <w:rPr>
          <w:noProof/>
        </w:rPr>
        <w:t>i</w:t>
      </w:r>
      <w:r>
        <w:rPr>
          <w:noProof/>
        </w:rPr>
        <w:t>l</w:t>
      </w:r>
      <w:r>
        <w:rPr>
          <w:noProof/>
        </w:rPr>
        <w:t>l</w:t>
      </w:r>
      <w:r>
        <w:rPr>
          <w:noProof/>
        </w:rPr>
        <w:t xml:space="preserve"> </w:t>
      </w:r>
      <w:r>
        <w:rPr>
          <w:noProof/>
        </w:rPr>
        <w:t>l</w:t>
      </w:r>
      <w:r>
        <w:rPr>
          <w:noProof/>
        </w:rPr>
        <w:t>e</w:t>
      </w:r>
      <w:r>
        <w:rPr>
          <w:noProof/>
        </w:rPr>
        <w:t>a</w:t>
      </w:r>
      <w:r>
        <w:rPr>
          <w:noProof/>
        </w:rPr>
        <w:t>v</w:t>
      </w:r>
      <w:r>
        <w:rPr>
          <w:noProof/>
        </w:rPr>
        <w:t>e</w:t>
      </w:r>
      <w:r>
        <w:rPr>
          <w:noProof/>
        </w:rPr>
        <w:t xml:space="preserve"> </w:t>
      </w:r>
      <w:r>
        <w:rPr>
          <w:noProof/>
        </w:rPr>
        <w:t>f</w:t>
      </w:r>
      <w:r>
        <w:rPr>
          <w:noProof/>
        </w:rPr>
        <w:t>o</w:t>
      </w:r>
      <w:r>
        <w:rPr>
          <w:noProof/>
        </w:rPr>
        <w:t>r</w:t>
      </w:r>
      <w:r>
        <w:rPr>
          <w:noProof/>
        </w:rPr>
        <w:t xml:space="preserve"> </w:t>
      </w:r>
      <w:r>
        <w:rPr>
          <w:noProof/>
        </w:rPr>
        <w:t>l</w:t>
      </w:r>
      <w:r>
        <w:rPr>
          <w:noProof/>
        </w:rPr>
        <w:t>a</w:t>
      </w:r>
      <w:r>
        <w:rPr>
          <w:noProof/>
        </w:rPr>
        <w:t>t</w:t>
      </w:r>
      <w:r>
        <w:rPr>
          <w:noProof/>
        </w:rPr>
        <w:t>e</w:t>
      </w:r>
      <w:r>
        <w:rPr>
          <w:noProof/>
        </w:rPr>
        <w:t>r</w:t>
      </w:r>
    </w:p>
  </w:comment>
  <w:comment w:id="138" w:author="dalan" w:date="2026-08-28T15:51:00Z" w:initials="d">
    <w:p w14:paraId="7237BA61" w14:textId="5EF60689" w:rsidR="00AC606A" w:rsidRDefault="00AC606A">
      <w:pPr>
        <w:pStyle w:val="CommentText"/>
      </w:pPr>
      <w:r>
        <w:rPr>
          <w:rStyle w:val="CommentReference"/>
        </w:rPr>
        <w:annotationRef/>
      </w:r>
      <w:r w:rsidR="00B23F68">
        <w:rPr>
          <w:noProof/>
        </w:rPr>
        <w:t>t</w:t>
      </w:r>
      <w:r w:rsidR="00B23F68">
        <w:rPr>
          <w:noProof/>
        </w:rPr>
        <w:t>h</w:t>
      </w:r>
      <w:r w:rsidR="00B23F68">
        <w:rPr>
          <w:noProof/>
        </w:rPr>
        <w:t>e</w:t>
      </w:r>
      <w:r w:rsidR="00B23F68">
        <w:rPr>
          <w:noProof/>
        </w:rPr>
        <w:t xml:space="preserve"> </w:t>
      </w:r>
      <w:r w:rsidR="00B23F68">
        <w:rPr>
          <w:noProof/>
        </w:rPr>
        <w:t>s</w:t>
      </w:r>
      <w:r w:rsidR="00B23F68">
        <w:rPr>
          <w:noProof/>
        </w:rPr>
        <w:t>a</w:t>
      </w:r>
      <w:r w:rsidR="00B23F68">
        <w:rPr>
          <w:noProof/>
        </w:rPr>
        <w:t>m</w:t>
      </w:r>
      <w:r w:rsidR="00B23F68">
        <w:rPr>
          <w:noProof/>
        </w:rPr>
        <w:t>e</w:t>
      </w:r>
      <w:r w:rsidR="00B23F68">
        <w:rPr>
          <w:noProof/>
        </w:rPr>
        <w:t xml:space="preserve"> </w:t>
      </w:r>
      <w:r w:rsidR="00B23F68">
        <w:rPr>
          <w:noProof/>
        </w:rPr>
        <w:t>a</w:t>
      </w:r>
      <w:r w:rsidR="00B23F68">
        <w:rPr>
          <w:noProof/>
        </w:rPr>
        <w:t>s</w:t>
      </w:r>
      <w:r w:rsidR="00B23F68">
        <w:rPr>
          <w:noProof/>
        </w:rPr>
        <w:t xml:space="preserve"> </w:t>
      </w:r>
      <w:r w:rsidR="00B23F68">
        <w:rPr>
          <w:noProof/>
        </w:rPr>
        <w:t>b</w:t>
      </w:r>
      <w:r w:rsidR="00B23F68">
        <w:rPr>
          <w:noProof/>
        </w:rPr>
        <w:t>e</w:t>
      </w:r>
      <w:r w:rsidR="00B23F68">
        <w:rPr>
          <w:noProof/>
        </w:rPr>
        <w:t>f</w:t>
      </w:r>
      <w:r w:rsidR="00B23F68">
        <w:rPr>
          <w:noProof/>
        </w:rPr>
        <w:t>o</w:t>
      </w:r>
      <w:r w:rsidR="00B23F68">
        <w:rPr>
          <w:noProof/>
        </w:rPr>
        <w:t>r</w:t>
      </w:r>
      <w:r w:rsidR="00B23F68">
        <w:rPr>
          <w:noProof/>
        </w:rPr>
        <w:t>e</w:t>
      </w:r>
      <w:r w:rsidR="00B23F68">
        <w:rPr>
          <w:noProof/>
        </w:rPr>
        <w:t xml:space="preserve"> </w:t>
      </w:r>
      <w:r w:rsidR="00B23F68">
        <w:rPr>
          <w:noProof/>
        </w:rPr>
        <w:t>-</w:t>
      </w:r>
      <w:r w:rsidR="00B23F68">
        <w:rPr>
          <w:noProof/>
        </w:rPr>
        <w:t xml:space="preserve"> </w:t>
      </w:r>
      <w:r w:rsidR="00B23F68">
        <w:rPr>
          <w:noProof/>
        </w:rPr>
        <w:t>y</w:t>
      </w:r>
      <w:r w:rsidR="00B23F68">
        <w:rPr>
          <w:noProof/>
        </w:rPr>
        <w:t>o</w:t>
      </w:r>
      <w:r w:rsidR="00B23F68">
        <w:rPr>
          <w:noProof/>
        </w:rPr>
        <w:t>u</w:t>
      </w:r>
      <w:r w:rsidR="00B23F68">
        <w:rPr>
          <w:noProof/>
        </w:rPr>
        <w:t xml:space="preserve"> </w:t>
      </w:r>
      <w:r w:rsidR="00B23F68">
        <w:rPr>
          <w:noProof/>
        </w:rPr>
        <w:t>p</w:t>
      </w:r>
      <w:r w:rsidR="00B23F68">
        <w:rPr>
          <w:noProof/>
        </w:rPr>
        <w:t>u</w:t>
      </w:r>
      <w:r w:rsidR="00B23F68">
        <w:rPr>
          <w:noProof/>
        </w:rPr>
        <w:t>t</w:t>
      </w:r>
      <w:r w:rsidR="00B23F68">
        <w:rPr>
          <w:noProof/>
        </w:rPr>
        <w:t xml:space="preserve"> </w:t>
      </w:r>
      <w:r w:rsidR="00B23F68">
        <w:rPr>
          <w:noProof/>
        </w:rPr>
        <w:t>d</w:t>
      </w:r>
      <w:r w:rsidR="00B23F68">
        <w:rPr>
          <w:noProof/>
        </w:rPr>
        <w:t>e</w:t>
      </w:r>
      <w:r w:rsidR="00B23F68">
        <w:rPr>
          <w:noProof/>
        </w:rPr>
        <w:t>s</w:t>
      </w:r>
      <w:r w:rsidR="00B23F68">
        <w:rPr>
          <w:noProof/>
        </w:rPr>
        <w:t>c</w:t>
      </w:r>
      <w:r w:rsidR="00B23F68">
        <w:rPr>
          <w:noProof/>
        </w:rPr>
        <w:t>r</w:t>
      </w:r>
      <w:r w:rsidR="00B23F68">
        <w:rPr>
          <w:noProof/>
        </w:rPr>
        <w:t>i</w:t>
      </w:r>
      <w:r w:rsidR="00B23F68">
        <w:rPr>
          <w:noProof/>
        </w:rPr>
        <w:t>p</w:t>
      </w:r>
      <w:r w:rsidR="00B23F68">
        <w:rPr>
          <w:noProof/>
        </w:rPr>
        <w:t>t</w:t>
      </w:r>
      <w:r w:rsidR="00B23F68">
        <w:rPr>
          <w:noProof/>
        </w:rPr>
        <w:t>i</w:t>
      </w:r>
      <w:r w:rsidR="00B23F68">
        <w:rPr>
          <w:noProof/>
        </w:rPr>
        <w:t>v</w:t>
      </w:r>
      <w:r w:rsidR="00B23F68">
        <w:rPr>
          <w:noProof/>
        </w:rPr>
        <w:t>e</w:t>
      </w:r>
      <w:r w:rsidR="00B23F68">
        <w:rPr>
          <w:noProof/>
        </w:rPr>
        <w:t>s</w:t>
      </w:r>
      <w:r w:rsidR="00B23F68">
        <w:rPr>
          <w:noProof/>
        </w:rPr>
        <w:t xml:space="preserve"> </w:t>
      </w:r>
      <w:r w:rsidR="00B23F68">
        <w:rPr>
          <w:noProof/>
        </w:rPr>
        <w:t>i</w:t>
      </w:r>
      <w:r w:rsidR="00B23F68">
        <w:rPr>
          <w:noProof/>
        </w:rPr>
        <w:t>n</w:t>
      </w:r>
      <w:r w:rsidR="00B23F68">
        <w:rPr>
          <w:noProof/>
        </w:rPr>
        <w:t xml:space="preserve"> </w:t>
      </w:r>
      <w:r w:rsidR="00B23F68">
        <w:rPr>
          <w:noProof/>
        </w:rPr>
        <w:t>t</w:t>
      </w:r>
      <w:r w:rsidR="00B23F68">
        <w:rPr>
          <w:noProof/>
        </w:rPr>
        <w:t>h</w:t>
      </w:r>
      <w:r w:rsidR="00B23F68">
        <w:rPr>
          <w:noProof/>
        </w:rPr>
        <w:t>e</w:t>
      </w:r>
      <w:r w:rsidR="00B23F68">
        <w:rPr>
          <w:noProof/>
        </w:rPr>
        <w:t xml:space="preserve"> </w:t>
      </w:r>
      <w:r w:rsidR="00B23F68">
        <w:rPr>
          <w:noProof/>
        </w:rPr>
        <w:t>a</w:t>
      </w:r>
      <w:r w:rsidR="00B23F68">
        <w:rPr>
          <w:noProof/>
        </w:rPr>
        <w:t>n</w:t>
      </w:r>
      <w:r w:rsidR="00B23F68">
        <w:rPr>
          <w:noProof/>
        </w:rPr>
        <w:t>o</w:t>
      </w:r>
      <w:r w:rsidR="00B23F68">
        <w:rPr>
          <w:noProof/>
        </w:rPr>
        <w:t>v</w:t>
      </w:r>
      <w:r w:rsidR="00B23F68">
        <w:rPr>
          <w:noProof/>
        </w:rPr>
        <w:t>a</w:t>
      </w:r>
      <w:r w:rsidR="00B23F68">
        <w:rPr>
          <w:noProof/>
        </w:rPr>
        <w:t xml:space="preserve"> </w:t>
      </w:r>
      <w:r w:rsidR="00B23F68">
        <w:rPr>
          <w:noProof/>
        </w:rPr>
        <w:t>p</w:t>
      </w:r>
      <w:r w:rsidR="00B23F68">
        <w:rPr>
          <w:noProof/>
        </w:rPr>
        <w:t>a</w:t>
      </w:r>
      <w:r w:rsidR="00B23F68">
        <w:rPr>
          <w:noProof/>
        </w:rPr>
        <w:t>r</w:t>
      </w:r>
      <w:r w:rsidR="00B23F68">
        <w:rPr>
          <w:noProof/>
        </w:rPr>
        <w:t>t</w:t>
      </w:r>
    </w:p>
  </w:comment>
  <w:comment w:id="140" w:author="dalan" w:date="2026-08-28T15:52:00Z" w:initials="d">
    <w:p w14:paraId="7D62C193" w14:textId="50A9219B" w:rsidR="00166D69" w:rsidRDefault="00166D69">
      <w:pPr>
        <w:pStyle w:val="CommentText"/>
      </w:pPr>
      <w:r>
        <w:rPr>
          <w:rStyle w:val="CommentReference"/>
        </w:rPr>
        <w:annotationRef/>
      </w:r>
      <w:r w:rsidR="00B23F68">
        <w:rPr>
          <w:noProof/>
        </w:rPr>
        <w:t>i</w:t>
      </w:r>
      <w:r w:rsidR="00B23F68">
        <w:rPr>
          <w:noProof/>
        </w:rPr>
        <w:t>n</w:t>
      </w:r>
      <w:r w:rsidR="00B23F68">
        <w:rPr>
          <w:noProof/>
        </w:rPr>
        <w:t>s</w:t>
      </w:r>
      <w:r w:rsidR="00B23F68">
        <w:rPr>
          <w:noProof/>
        </w:rPr>
        <w:t>t</w:t>
      </w:r>
      <w:r w:rsidR="00B23F68">
        <w:rPr>
          <w:noProof/>
        </w:rPr>
        <w:t>e</w:t>
      </w:r>
      <w:r w:rsidR="00B23F68">
        <w:rPr>
          <w:noProof/>
        </w:rPr>
        <w:t>a</w:t>
      </w:r>
      <w:r w:rsidR="00B23F68">
        <w:rPr>
          <w:noProof/>
        </w:rPr>
        <w:t>d</w:t>
      </w:r>
      <w:r w:rsidR="00B23F68">
        <w:rPr>
          <w:noProof/>
        </w:rPr>
        <w:t xml:space="preserve"> </w:t>
      </w:r>
      <w:r w:rsidR="00B23F68">
        <w:rPr>
          <w:noProof/>
        </w:rPr>
        <w:t>o</w:t>
      </w:r>
      <w:r w:rsidR="00B23F68">
        <w:rPr>
          <w:noProof/>
        </w:rPr>
        <w:t>f</w:t>
      </w:r>
      <w:r w:rsidR="00B23F68">
        <w:rPr>
          <w:noProof/>
        </w:rPr>
        <w:t xml:space="preserve"> </w:t>
      </w:r>
      <w:r w:rsidR="00B23F68">
        <w:rPr>
          <w:noProof/>
        </w:rPr>
        <w:t>t</w:t>
      </w:r>
      <w:r w:rsidR="00B23F68">
        <w:rPr>
          <w:noProof/>
        </w:rPr>
        <w:t>h</w:t>
      </w:r>
      <w:r w:rsidR="00B23F68">
        <w:rPr>
          <w:noProof/>
        </w:rPr>
        <w:t>i</w:t>
      </w:r>
      <w:r w:rsidR="00B23F68">
        <w:rPr>
          <w:noProof/>
        </w:rPr>
        <w:t>s</w:t>
      </w:r>
      <w:r w:rsidR="00B23F68">
        <w:rPr>
          <w:noProof/>
        </w:rPr>
        <w:t>,</w:t>
      </w:r>
      <w:r w:rsidR="00B23F68">
        <w:rPr>
          <w:noProof/>
        </w:rPr>
        <w:t xml:space="preserve"> </w:t>
      </w:r>
      <w:r w:rsidR="00B23F68">
        <w:rPr>
          <w:noProof/>
        </w:rPr>
        <w:t>y</w:t>
      </w:r>
      <w:r w:rsidR="00B23F68">
        <w:rPr>
          <w:noProof/>
        </w:rPr>
        <w:t>o</w:t>
      </w:r>
      <w:r w:rsidR="00B23F68">
        <w:rPr>
          <w:noProof/>
        </w:rPr>
        <w:t>u</w:t>
      </w:r>
      <w:r w:rsidR="00B23F68">
        <w:rPr>
          <w:noProof/>
        </w:rPr>
        <w:t>c</w:t>
      </w:r>
      <w:r w:rsidR="00B23F68">
        <w:rPr>
          <w:noProof/>
        </w:rPr>
        <w:t>a</w:t>
      </w:r>
      <w:r w:rsidR="00B23F68">
        <w:rPr>
          <w:noProof/>
        </w:rPr>
        <w:t>n</w:t>
      </w:r>
      <w:r w:rsidR="00B23F68">
        <w:rPr>
          <w:noProof/>
        </w:rPr>
        <w:t xml:space="preserve"> </w:t>
      </w:r>
      <w:r w:rsidR="00B23F68">
        <w:rPr>
          <w:noProof/>
        </w:rPr>
        <w:t>u</w:t>
      </w:r>
      <w:r w:rsidR="00B23F68">
        <w:rPr>
          <w:noProof/>
        </w:rPr>
        <w:t>s</w:t>
      </w:r>
      <w:r w:rsidR="00B23F68">
        <w:rPr>
          <w:noProof/>
        </w:rPr>
        <w:t>e</w:t>
      </w:r>
      <w:r w:rsidR="00B23F68">
        <w:rPr>
          <w:noProof/>
        </w:rPr>
        <w:t xml:space="preserve"> </w:t>
      </w:r>
      <w:r w:rsidR="00B23F68">
        <w:rPr>
          <w:noProof/>
        </w:rPr>
        <w:t>M</w:t>
      </w:r>
      <w:r w:rsidR="00B23F68">
        <w:rPr>
          <w:noProof/>
        </w:rPr>
        <w:t>(</w:t>
      </w:r>
      <w:r w:rsidR="00B23F68">
        <w:rPr>
          <w:noProof/>
        </w:rPr>
        <w:t>S</w:t>
      </w:r>
      <w:r w:rsidR="00B23F68">
        <w:rPr>
          <w:noProof/>
        </w:rPr>
        <w:t>D</w:t>
      </w:r>
      <w:r w:rsidR="00B23F68">
        <w:rPr>
          <w:noProof/>
        </w:rPr>
        <w:t>)</w:t>
      </w:r>
      <w:r w:rsidR="00B23F68">
        <w:rPr>
          <w:noProof/>
        </w:rPr>
        <w:t>,</w:t>
      </w:r>
      <w:r w:rsidR="00B23F68">
        <w:rPr>
          <w:noProof/>
        </w:rPr>
        <w:t xml:space="preserve"> </w:t>
      </w:r>
      <w:r w:rsidR="00B23F68">
        <w:rPr>
          <w:noProof/>
        </w:rPr>
        <w:t>a</w:t>
      </w:r>
      <w:r w:rsidR="00B23F68">
        <w:rPr>
          <w:noProof/>
        </w:rPr>
        <w:t>n</w:t>
      </w:r>
      <w:r w:rsidR="00B23F68">
        <w:rPr>
          <w:noProof/>
        </w:rPr>
        <w:t>d</w:t>
      </w:r>
      <w:r w:rsidR="00B23F68">
        <w:rPr>
          <w:noProof/>
        </w:rPr>
        <w:t xml:space="preserve"> </w:t>
      </w:r>
      <w:r w:rsidR="00B23F68">
        <w:rPr>
          <w:noProof/>
        </w:rPr>
        <w:t>t</w:t>
      </w:r>
      <w:r w:rsidR="00B23F68">
        <w:rPr>
          <w:noProof/>
        </w:rPr>
        <w:t>h</w:t>
      </w:r>
      <w:r w:rsidR="00B23F68">
        <w:rPr>
          <w:noProof/>
        </w:rPr>
        <w:t>e</w:t>
      </w:r>
      <w:r w:rsidR="00B23F68">
        <w:rPr>
          <w:noProof/>
        </w:rPr>
        <w:t>n</w:t>
      </w:r>
      <w:r w:rsidR="00B23F68">
        <w:rPr>
          <w:noProof/>
        </w:rPr>
        <w:t xml:space="preserve"> </w:t>
      </w:r>
      <w:r w:rsidR="00B23F68">
        <w:rPr>
          <w:noProof/>
        </w:rPr>
        <w:t>C</w:t>
      </w:r>
      <w:r w:rsidR="00B23F68">
        <w:rPr>
          <w:noProof/>
        </w:rPr>
        <w:t>I</w:t>
      </w:r>
    </w:p>
  </w:comment>
  <w:comment w:id="147" w:author="dalan" w:date="2026-08-29T16:22:00Z" w:initials="d">
    <w:p w14:paraId="564EF5B8" w14:textId="348AE09E" w:rsidR="00B23F68" w:rsidRDefault="00B23F68">
      <w:pPr>
        <w:pStyle w:val="CommentText"/>
      </w:pPr>
      <w:r>
        <w:rPr>
          <w:rStyle w:val="CommentReference"/>
        </w:rPr>
        <w:annotationRef/>
      </w:r>
      <w:r>
        <w:rPr>
          <w:noProof/>
        </w:rPr>
        <w:t>a</w:t>
      </w:r>
      <w:r>
        <w:rPr>
          <w:noProof/>
        </w:rPr>
        <w:t>n</w:t>
      </w:r>
      <w:r>
        <w:rPr>
          <w:noProof/>
        </w:rPr>
        <w:t>d</w:t>
      </w:r>
      <w:r>
        <w:rPr>
          <w:noProof/>
        </w:rPr>
        <w:t xml:space="preserve"> </w:t>
      </w:r>
      <w:r>
        <w:rPr>
          <w:noProof/>
        </w:rPr>
        <w:t>h</w:t>
      </w:r>
      <w:r>
        <w:rPr>
          <w:noProof/>
        </w:rPr>
        <w:t>e</w:t>
      </w:r>
      <w:r>
        <w:rPr>
          <w:noProof/>
        </w:rPr>
        <w:t>r</w:t>
      </w:r>
      <w:r>
        <w:rPr>
          <w:noProof/>
        </w:rPr>
        <w:t>e</w:t>
      </w:r>
      <w:r>
        <w:rPr>
          <w:noProof/>
        </w:rPr>
        <w:t xml:space="preserve"> </w:t>
      </w:r>
      <w:r>
        <w:rPr>
          <w:noProof/>
        </w:rPr>
        <w:t>c</w:t>
      </w:r>
      <w:r>
        <w:rPr>
          <w:noProof/>
        </w:rPr>
        <w:t>o</w:t>
      </w:r>
      <w:r>
        <w:rPr>
          <w:noProof/>
        </w:rPr>
        <w:t>m</w:t>
      </w:r>
      <w:r>
        <w:rPr>
          <w:noProof/>
        </w:rPr>
        <w:t>e</w:t>
      </w:r>
      <w:r>
        <w:rPr>
          <w:noProof/>
        </w:rPr>
        <w:t>s</w:t>
      </w:r>
      <w:r>
        <w:rPr>
          <w:noProof/>
        </w:rPr>
        <w:t xml:space="preserve"> </w:t>
      </w:r>
      <w:r>
        <w:rPr>
          <w:noProof/>
        </w:rPr>
        <w:t>a</w:t>
      </w:r>
      <w:r>
        <w:rPr>
          <w:noProof/>
        </w:rPr>
        <w:t>g</w:t>
      </w:r>
      <w:r>
        <w:rPr>
          <w:noProof/>
        </w:rPr>
        <w:t>a</w:t>
      </w:r>
      <w:r>
        <w:rPr>
          <w:noProof/>
        </w:rPr>
        <w:t>i</w:t>
      </w:r>
      <w:r>
        <w:rPr>
          <w:noProof/>
        </w:rPr>
        <w:t>n</w:t>
      </w:r>
      <w:r>
        <w:rPr>
          <w:noProof/>
        </w:rPr>
        <w:t xml:space="preserve"> </w:t>
      </w:r>
      <w:r>
        <w:rPr>
          <w:noProof/>
        </w:rPr>
        <w:t>y</w:t>
      </w:r>
      <w:r>
        <w:rPr>
          <w:noProof/>
        </w:rPr>
        <w:t>o</w:t>
      </w:r>
      <w:r>
        <w:rPr>
          <w:noProof/>
        </w:rPr>
        <w:t>u</w:t>
      </w:r>
      <w:r>
        <w:rPr>
          <w:noProof/>
        </w:rPr>
        <w:t>r</w:t>
      </w:r>
      <w:r>
        <w:rPr>
          <w:noProof/>
        </w:rPr>
        <w:t xml:space="preserve"> </w:t>
      </w:r>
      <w:r>
        <w:rPr>
          <w:noProof/>
        </w:rPr>
        <w:t>m</w:t>
      </w:r>
      <w:r>
        <w:rPr>
          <w:noProof/>
        </w:rPr>
        <w:t>a</w:t>
      </w:r>
      <w:r>
        <w:rPr>
          <w:noProof/>
        </w:rPr>
        <w:t>u</w:t>
      </w:r>
      <w:r>
        <w:rPr>
          <w:noProof/>
        </w:rPr>
        <w:t>c</w:t>
      </w:r>
      <w:r>
        <w:rPr>
          <w:noProof/>
        </w:rPr>
        <w:t>h</w:t>
      </w:r>
      <w:r>
        <w:rPr>
          <w:noProof/>
        </w:rPr>
        <w:t>l</w:t>
      </w:r>
      <w:r>
        <w:rPr>
          <w:noProof/>
        </w:rPr>
        <w:t>y</w:t>
      </w:r>
      <w:r>
        <w:rPr>
          <w:noProof/>
        </w:rPr>
        <w:t xml:space="preserve"> </w:t>
      </w:r>
      <w:r>
        <w:rPr>
          <w:noProof/>
        </w:rPr>
        <w:t>:</w:t>
      </w:r>
      <w:r>
        <w:rPr>
          <w:noProof/>
        </w:rPr>
        <w:t>)</w:t>
      </w:r>
      <w:r>
        <w:rPr>
          <w:noProof/>
        </w:rPr>
        <w:t xml:space="preserve"> </w:t>
      </w:r>
      <w:r>
        <w:rPr>
          <w:noProof/>
        </w:rPr>
        <w:t>-</w:t>
      </w:r>
      <w:r>
        <w:rPr>
          <w:noProof/>
        </w:rPr>
        <w:t xml:space="preserve"> </w:t>
      </w:r>
      <w:r>
        <w:rPr>
          <w:noProof/>
        </w:rPr>
        <w:t>e</w:t>
      </w:r>
      <w:r>
        <w:rPr>
          <w:noProof/>
        </w:rPr>
        <w:t>i</w:t>
      </w:r>
      <w:r>
        <w:rPr>
          <w:noProof/>
        </w:rPr>
        <w:t>t</w:t>
      </w:r>
      <w:r>
        <w:rPr>
          <w:noProof/>
        </w:rPr>
        <w:t>h</w:t>
      </w:r>
      <w:r>
        <w:rPr>
          <w:noProof/>
        </w:rPr>
        <w:t>e</w:t>
      </w:r>
      <w:r>
        <w:rPr>
          <w:noProof/>
        </w:rPr>
        <w:t>r</w:t>
      </w:r>
      <w:r>
        <w:rPr>
          <w:noProof/>
        </w:rPr>
        <w:t xml:space="preserve"> </w:t>
      </w:r>
      <w:r>
        <w:rPr>
          <w:noProof/>
        </w:rPr>
        <w:t>r</w:t>
      </w:r>
      <w:r>
        <w:rPr>
          <w:noProof/>
        </w:rPr>
        <w:t>e</w:t>
      </w:r>
      <w:r>
        <w:rPr>
          <w:noProof/>
        </w:rPr>
        <w:t>p</w:t>
      </w:r>
      <w:r>
        <w:rPr>
          <w:noProof/>
        </w:rPr>
        <w:t>o</w:t>
      </w:r>
      <w:r>
        <w:rPr>
          <w:noProof/>
        </w:rPr>
        <w:t>r</w:t>
      </w:r>
      <w:r>
        <w:rPr>
          <w:noProof/>
        </w:rPr>
        <w:t>t</w:t>
      </w:r>
      <w:r>
        <w:rPr>
          <w:noProof/>
        </w:rPr>
        <w:t xml:space="preserve"> </w:t>
      </w:r>
      <w:r>
        <w:rPr>
          <w:noProof/>
        </w:rPr>
        <w:t>e</w:t>
      </w:r>
      <w:r>
        <w:rPr>
          <w:noProof/>
        </w:rPr>
        <w:t>v</w:t>
      </w:r>
      <w:r>
        <w:rPr>
          <w:noProof/>
        </w:rPr>
        <w:t>e</w:t>
      </w:r>
      <w:r>
        <w:rPr>
          <w:noProof/>
        </w:rPr>
        <w:t>r</w:t>
      </w:r>
      <w:r>
        <w:rPr>
          <w:noProof/>
        </w:rPr>
        <w:t>y</w:t>
      </w:r>
      <w:r>
        <w:rPr>
          <w:noProof/>
        </w:rPr>
        <w:t>w</w:t>
      </w:r>
      <w:r>
        <w:rPr>
          <w:noProof/>
        </w:rPr>
        <w:t>h</w:t>
      </w:r>
      <w:r>
        <w:rPr>
          <w:noProof/>
        </w:rPr>
        <w:t>e</w:t>
      </w:r>
      <w:r>
        <w:rPr>
          <w:noProof/>
        </w:rPr>
        <w:t>r</w:t>
      </w:r>
      <w:r>
        <w:rPr>
          <w:noProof/>
        </w:rPr>
        <w:t>e</w:t>
      </w:r>
      <w:r>
        <w:rPr>
          <w:noProof/>
        </w:rPr>
        <w:t xml:space="preserve"> </w:t>
      </w:r>
      <w:r>
        <w:rPr>
          <w:noProof/>
        </w:rPr>
        <w:t>t</w:t>
      </w:r>
      <w:r>
        <w:rPr>
          <w:noProof/>
        </w:rPr>
        <w:t>h</w:t>
      </w:r>
      <w:r>
        <w:rPr>
          <w:noProof/>
        </w:rPr>
        <w:t>e</w:t>
      </w:r>
      <w:r>
        <w:rPr>
          <w:noProof/>
        </w:rPr>
        <w:t xml:space="preserve"> </w:t>
      </w:r>
      <w:r>
        <w:rPr>
          <w:noProof/>
        </w:rPr>
        <w:t>g</w:t>
      </w:r>
      <w:r>
        <w:rPr>
          <w:noProof/>
        </w:rPr>
        <w:t>r</w:t>
      </w:r>
      <w:r>
        <w:rPr>
          <w:noProof/>
        </w:rPr>
        <w:t>e</w:t>
      </w:r>
      <w:r>
        <w:rPr>
          <w:noProof/>
        </w:rPr>
        <w:t>e</w:t>
      </w:r>
      <w:r>
        <w:rPr>
          <w:noProof/>
        </w:rPr>
        <w:t>n</w:t>
      </w:r>
      <w:r>
        <w:rPr>
          <w:noProof/>
        </w:rPr>
        <w:t>h</w:t>
      </w:r>
      <w:r>
        <w:rPr>
          <w:noProof/>
        </w:rPr>
        <w:t>o</w:t>
      </w:r>
      <w:r>
        <w:rPr>
          <w:noProof/>
        </w:rPr>
        <w:t>u</w:t>
      </w:r>
      <w:r>
        <w:rPr>
          <w:noProof/>
        </w:rPr>
        <w:t>s</w:t>
      </w:r>
      <w:r>
        <w:rPr>
          <w:noProof/>
        </w:rPr>
        <w:t>e</w:t>
      </w:r>
      <w:r>
        <w:rPr>
          <w:noProof/>
        </w:rPr>
        <w:t xml:space="preserve"> </w:t>
      </w:r>
      <w:r>
        <w:rPr>
          <w:noProof/>
        </w:rPr>
        <w:t>c</w:t>
      </w:r>
      <w:r>
        <w:rPr>
          <w:noProof/>
        </w:rPr>
        <w:t>o</w:t>
      </w:r>
      <w:r>
        <w:rPr>
          <w:noProof/>
        </w:rPr>
        <w:t>r</w:t>
      </w:r>
      <w:r>
        <w:rPr>
          <w:noProof/>
        </w:rPr>
        <w:t>r</w:t>
      </w:r>
      <w:r>
        <w:rPr>
          <w:noProof/>
        </w:rPr>
        <w:t>e</w:t>
      </w:r>
      <w:r>
        <w:rPr>
          <w:noProof/>
        </w:rPr>
        <w:t>c</w:t>
      </w:r>
      <w:r>
        <w:rPr>
          <w:noProof/>
        </w:rPr>
        <w:t>t</w:t>
      </w:r>
      <w:r>
        <w:rPr>
          <w:noProof/>
        </w:rPr>
        <w:t>i</w:t>
      </w:r>
      <w:r>
        <w:rPr>
          <w:noProof/>
        </w:rPr>
        <w:t>o</w:t>
      </w:r>
      <w:r>
        <w:rPr>
          <w:noProof/>
        </w:rPr>
        <w:t>n</w:t>
      </w:r>
      <w:r>
        <w:rPr>
          <w:noProof/>
        </w:rPr>
        <w:t xml:space="preserve"> </w:t>
      </w:r>
      <w:r>
        <w:rPr>
          <w:noProof/>
        </w:rPr>
        <w:t>w</w:t>
      </w:r>
      <w:r>
        <w:rPr>
          <w:noProof/>
        </w:rPr>
        <w:t>h</w:t>
      </w:r>
      <w:r>
        <w:rPr>
          <w:noProof/>
        </w:rPr>
        <w:t>i</w:t>
      </w:r>
      <w:r>
        <w:rPr>
          <w:noProof/>
        </w:rPr>
        <w:t>t</w:t>
      </w:r>
      <w:r>
        <w:rPr>
          <w:noProof/>
        </w:rPr>
        <w:t>o</w:t>
      </w:r>
      <w:r>
        <w:rPr>
          <w:noProof/>
        </w:rPr>
        <w:t>u</w:t>
      </w:r>
      <w:r>
        <w:rPr>
          <w:noProof/>
        </w:rPr>
        <w:t>t</w:t>
      </w:r>
      <w:r>
        <w:rPr>
          <w:noProof/>
        </w:rPr>
        <w:t xml:space="preserve"> </w:t>
      </w:r>
      <w:r>
        <w:rPr>
          <w:noProof/>
        </w:rPr>
        <w:t>m</w:t>
      </w:r>
      <w:r>
        <w:rPr>
          <w:noProof/>
        </w:rPr>
        <w:t>e</w:t>
      </w:r>
      <w:r>
        <w:rPr>
          <w:noProof/>
        </w:rPr>
        <w:t>n</w:t>
      </w:r>
      <w:r>
        <w:rPr>
          <w:noProof/>
        </w:rPr>
        <w:t>t</w:t>
      </w:r>
      <w:r>
        <w:rPr>
          <w:noProof/>
        </w:rPr>
        <w:t>i</w:t>
      </w:r>
      <w:r>
        <w:rPr>
          <w:noProof/>
        </w:rPr>
        <w:t>o</w:t>
      </w:r>
      <w:r>
        <w:rPr>
          <w:noProof/>
        </w:rPr>
        <w:t>n</w:t>
      </w:r>
      <w:r>
        <w:rPr>
          <w:noProof/>
        </w:rPr>
        <w:t>i</w:t>
      </w:r>
      <w:r>
        <w:rPr>
          <w:noProof/>
        </w:rPr>
        <w:t>n</w:t>
      </w:r>
      <w:r>
        <w:rPr>
          <w:noProof/>
        </w:rPr>
        <w:t>g</w:t>
      </w:r>
      <w:r>
        <w:rPr>
          <w:noProof/>
        </w:rPr>
        <w:t xml:space="preserve"> </w:t>
      </w:r>
      <w:r>
        <w:rPr>
          <w:noProof/>
        </w:rPr>
        <w:t>a</w:t>
      </w:r>
      <w:r>
        <w:rPr>
          <w:noProof/>
        </w:rPr>
        <w:t>n</w:t>
      </w:r>
      <w:r>
        <w:rPr>
          <w:noProof/>
        </w:rPr>
        <w:t>y</w:t>
      </w:r>
      <w:r>
        <w:rPr>
          <w:noProof/>
        </w:rPr>
        <w:t>t</w:t>
      </w:r>
      <w:r>
        <w:rPr>
          <w:noProof/>
        </w:rPr>
        <w:t>h</w:t>
      </w:r>
      <w:r>
        <w:rPr>
          <w:noProof/>
        </w:rPr>
        <w:t>n</w:t>
      </w:r>
      <w:r>
        <w:rPr>
          <w:noProof/>
        </w:rPr>
        <w:t>g</w:t>
      </w:r>
      <w:r>
        <w:rPr>
          <w:noProof/>
        </w:rPr>
        <w:t xml:space="preserve"> </w:t>
      </w:r>
      <w:r>
        <w:rPr>
          <w:noProof/>
        </w:rPr>
        <w:t>o</w:t>
      </w:r>
      <w:r>
        <w:rPr>
          <w:noProof/>
        </w:rPr>
        <w:t>r</w:t>
      </w:r>
      <w:r>
        <w:rPr>
          <w:noProof/>
        </w:rPr>
        <w:t xml:space="preserve"> </w:t>
      </w:r>
      <w:r>
        <w:rPr>
          <w:noProof/>
        </w:rPr>
        <w:t>e</w:t>
      </w:r>
      <w:r>
        <w:rPr>
          <w:noProof/>
        </w:rPr>
        <w:t>x</w:t>
      </w:r>
      <w:r>
        <w:rPr>
          <w:noProof/>
        </w:rPr>
        <w:t>p</w:t>
      </w:r>
      <w:r>
        <w:rPr>
          <w:noProof/>
        </w:rPr>
        <w:t>l</w:t>
      </w:r>
      <w:r>
        <w:rPr>
          <w:noProof/>
        </w:rPr>
        <w:t>a</w:t>
      </w:r>
      <w:r>
        <w:rPr>
          <w:noProof/>
        </w:rPr>
        <w:t>i</w:t>
      </w:r>
      <w:r>
        <w:rPr>
          <w:noProof/>
        </w:rPr>
        <w:t>n</w:t>
      </w:r>
      <w:r>
        <w:rPr>
          <w:noProof/>
        </w:rPr>
        <w:t xml:space="preserve"> </w:t>
      </w:r>
      <w:r>
        <w:rPr>
          <w:noProof/>
        </w:rPr>
        <w:t>e</w:t>
      </w:r>
      <w:r>
        <w:rPr>
          <w:noProof/>
        </w:rPr>
        <w:t>v</w:t>
      </w:r>
      <w:r>
        <w:rPr>
          <w:noProof/>
        </w:rPr>
        <w:t>e</w:t>
      </w:r>
      <w:r>
        <w:rPr>
          <w:noProof/>
        </w:rPr>
        <w:t>r</w:t>
      </w:r>
      <w:r>
        <w:rPr>
          <w:noProof/>
        </w:rPr>
        <w:t>y</w:t>
      </w:r>
      <w:r>
        <w:rPr>
          <w:noProof/>
        </w:rPr>
        <w:t>t</w:t>
      </w:r>
      <w:r>
        <w:rPr>
          <w:noProof/>
        </w:rPr>
        <w:t>i</w:t>
      </w:r>
      <w:r>
        <w:rPr>
          <w:noProof/>
        </w:rPr>
        <w:t>m</w:t>
      </w:r>
      <w:r>
        <w:rPr>
          <w:noProof/>
        </w:rPr>
        <w:t>e</w:t>
      </w:r>
      <w:r>
        <w:rPr>
          <w:noProof/>
        </w:rPr>
        <w:t xml:space="preserve"> </w:t>
      </w:r>
      <w:r>
        <w:rPr>
          <w:noProof/>
        </w:rPr>
        <w:t>a</w:t>
      </w:r>
      <w:r>
        <w:rPr>
          <w:noProof/>
        </w:rPr>
        <w:t>b</w:t>
      </w:r>
      <w:r>
        <w:rPr>
          <w:noProof/>
        </w:rPr>
        <w:t>o</w:t>
      </w:r>
      <w:r>
        <w:rPr>
          <w:noProof/>
        </w:rPr>
        <w:t>u</w:t>
      </w:r>
      <w:r>
        <w:rPr>
          <w:noProof/>
        </w:rPr>
        <w:t>t</w:t>
      </w:r>
      <w:r>
        <w:rPr>
          <w:noProof/>
        </w:rPr>
        <w:t xml:space="preserve"> </w:t>
      </w:r>
      <w:r>
        <w:rPr>
          <w:noProof/>
        </w:rPr>
        <w:t>m</w:t>
      </w:r>
      <w:r>
        <w:rPr>
          <w:noProof/>
        </w:rPr>
        <w:t>a</w:t>
      </w:r>
      <w:r>
        <w:rPr>
          <w:noProof/>
        </w:rPr>
        <w:t>u</w:t>
      </w:r>
      <w:r>
        <w:rPr>
          <w:noProof/>
        </w:rPr>
        <w:t>c</w:t>
      </w:r>
      <w:r>
        <w:rPr>
          <w:noProof/>
        </w:rPr>
        <w:t>h</w:t>
      </w:r>
      <w:r>
        <w:rPr>
          <w:noProof/>
        </w:rPr>
        <w:t>l</w:t>
      </w:r>
      <w:r>
        <w:rPr>
          <w:noProof/>
        </w:rPr>
        <w:t>y</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FD84F1A" w15:done="0"/>
  <w15:commentEx w15:paraId="322561AB" w15:done="0"/>
  <w15:commentEx w15:paraId="1F2B0ACA" w15:done="0"/>
  <w15:commentEx w15:paraId="3A72443A" w15:done="0"/>
  <w15:commentEx w15:paraId="75FF146D" w15:done="0"/>
  <w15:commentEx w15:paraId="52A6EA2D" w15:done="0"/>
  <w15:commentEx w15:paraId="4769F1DB" w15:done="0"/>
  <w15:commentEx w15:paraId="122707D5" w15:done="0"/>
  <w15:commentEx w15:paraId="7AEB79DC" w15:done="0"/>
  <w15:commentEx w15:paraId="7237BA61" w15:done="0"/>
  <w15:commentEx w15:paraId="7D62C193" w15:done="0"/>
  <w15:commentEx w15:paraId="564EF5B8"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2A0C852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0"/>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dalan">
    <w15:presenceInfo w15:providerId="Windows Live" w15:userId="a40f92a10421035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
  <w:rsids>
    <w:rsidRoot w:val="00F60969"/>
    <w:rsid w:val="00004485"/>
    <w:rsid w:val="000C01CC"/>
    <w:rsid w:val="000E0FB2"/>
    <w:rsid w:val="00166D69"/>
    <w:rsid w:val="002A38E9"/>
    <w:rsid w:val="003A4EA4"/>
    <w:rsid w:val="00502344"/>
    <w:rsid w:val="005560BC"/>
    <w:rsid w:val="006C18A7"/>
    <w:rsid w:val="006D078A"/>
    <w:rsid w:val="007B25DC"/>
    <w:rsid w:val="009322EA"/>
    <w:rsid w:val="00A85906"/>
    <w:rsid w:val="00AC606A"/>
    <w:rsid w:val="00AF23E8"/>
    <w:rsid w:val="00AF3CA9"/>
    <w:rsid w:val="00B23F68"/>
    <w:rsid w:val="00B53364"/>
    <w:rsid w:val="00B646B1"/>
    <w:rsid w:val="00D232B8"/>
    <w:rsid w:val="00DB6354"/>
    <w:rsid w:val="00DE169C"/>
    <w:rsid w:val="00E514B1"/>
    <w:rsid w:val="00E928C9"/>
    <w:rsid w:val="00EF34AC"/>
    <w:rsid w:val="00F609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8A057"/>
  <w15:docId w15:val="{8FCBF7E8-DA1B-49BB-ADFF-7E5ADB4F5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CommentReference">
    <w:name w:val="annotation reference"/>
    <w:basedOn w:val="DefaultParagraphFont"/>
    <w:semiHidden/>
    <w:unhideWhenUsed/>
    <w:rsid w:val="00AF3CA9"/>
    <w:rPr>
      <w:sz w:val="16"/>
      <w:szCs w:val="16"/>
    </w:rPr>
  </w:style>
  <w:style w:type="paragraph" w:styleId="CommentText">
    <w:name w:val="annotation text"/>
    <w:basedOn w:val="Normal"/>
    <w:link w:val="CommentTextChar"/>
    <w:semiHidden/>
    <w:unhideWhenUsed/>
    <w:rsid w:val="00AF3CA9"/>
    <w:rPr>
      <w:sz w:val="20"/>
      <w:szCs w:val="20"/>
    </w:rPr>
  </w:style>
  <w:style w:type="character" w:customStyle="1" w:styleId="CommentTextChar">
    <w:name w:val="Comment Text Char"/>
    <w:basedOn w:val="DefaultParagraphFont"/>
    <w:link w:val="CommentText"/>
    <w:semiHidden/>
    <w:rsid w:val="00AF3CA9"/>
    <w:rPr>
      <w:sz w:val="20"/>
      <w:szCs w:val="20"/>
    </w:rPr>
  </w:style>
  <w:style w:type="paragraph" w:styleId="CommentSubject">
    <w:name w:val="annotation subject"/>
    <w:basedOn w:val="CommentText"/>
    <w:next w:val="CommentText"/>
    <w:link w:val="CommentSubjectChar"/>
    <w:semiHidden/>
    <w:unhideWhenUsed/>
    <w:rsid w:val="00AF3CA9"/>
    <w:rPr>
      <w:b/>
      <w:bCs/>
    </w:rPr>
  </w:style>
  <w:style w:type="character" w:customStyle="1" w:styleId="CommentSubjectChar">
    <w:name w:val="Comment Subject Char"/>
    <w:basedOn w:val="CommentTextChar"/>
    <w:link w:val="CommentSubject"/>
    <w:semiHidden/>
    <w:rsid w:val="00AF3CA9"/>
    <w:rPr>
      <w:b/>
      <w:bCs/>
      <w:sz w:val="20"/>
      <w:szCs w:val="20"/>
    </w:rPr>
  </w:style>
  <w:style w:type="paragraph" w:styleId="Revision">
    <w:name w:val="Revision"/>
    <w:hidden/>
    <w:semiHidden/>
    <w:rsid w:val="00AF3CA9"/>
    <w:pPr>
      <w:spacing w:after="0"/>
    </w:pPr>
  </w:style>
  <w:style w:type="paragraph" w:styleId="BalloonText">
    <w:name w:val="Balloon Text"/>
    <w:basedOn w:val="Normal"/>
    <w:link w:val="BalloonTextChar"/>
    <w:semiHidden/>
    <w:unhideWhenUsed/>
    <w:rsid w:val="00AF3CA9"/>
    <w:pPr>
      <w:spacing w:after="0"/>
    </w:pPr>
    <w:rPr>
      <w:rFonts w:ascii="Segoe UI" w:hAnsi="Segoe UI" w:cs="Segoe UI"/>
      <w:sz w:val="18"/>
      <w:szCs w:val="18"/>
    </w:rPr>
  </w:style>
  <w:style w:type="character" w:customStyle="1" w:styleId="BalloonTextChar">
    <w:name w:val="Balloon Text Char"/>
    <w:basedOn w:val="DefaultParagraphFont"/>
    <w:link w:val="BalloonText"/>
    <w:semiHidden/>
    <w:rsid w:val="00AF3CA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1540</TotalTime>
  <Pages>8</Pages>
  <Words>3386</Words>
  <Characters>19301</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dalan</dc:creator>
  <cp:keywords/>
  <cp:lastModifiedBy>dalan</cp:lastModifiedBy>
  <cp:revision>25</cp:revision>
  <dcterms:created xsi:type="dcterms:W3CDTF">2026-08-28T11:35:00Z</dcterms:created>
  <dcterms:modified xsi:type="dcterms:W3CDTF">2026-08-29T13:24:00Z</dcterms:modified>
</cp:coreProperties>
</file>