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F199" w14:textId="77777777" w:rsidR="0007392C" w:rsidRPr="00B129A2" w:rsidRDefault="00DF15B7" w:rsidP="00090531">
      <w:pPr>
        <w:pStyle w:val="Titledocument"/>
        <w:rPr>
          <w:highlight w:val="darkCyan"/>
        </w:rPr>
      </w:pPr>
      <w:del w:id="8" w:author="dalan" w:date="2025-07-09T00:08:00Z">
        <w:r w:rsidRPr="00B129A2" w:rsidDel="00EE39BE">
          <w:rPr>
            <w:highlight w:val="darkCyan"/>
          </w:rPr>
          <w:delText>Gaze cu</w:delText>
        </w:r>
        <w:r w:rsidR="00240D20" w:rsidRPr="00B129A2" w:rsidDel="00EE39BE">
          <w:rPr>
            <w:highlight w:val="darkCyan"/>
          </w:rPr>
          <w:delText>e</w:delText>
        </w:r>
        <w:r w:rsidRPr="00B129A2" w:rsidDel="00EE39BE">
          <w:rPr>
            <w:highlight w:val="darkCyan"/>
          </w:rPr>
          <w:delText>ing and sense of agency</w:delText>
        </w:r>
        <w:r w:rsidR="0089066F" w:rsidRPr="00B129A2" w:rsidDel="00EE39BE">
          <w:rPr>
            <w:rFonts w:ascii="Cambria Math" w:hAnsi="Cambria Math" w:cs="Cambria Math"/>
            <w:highlight w:val="darkCyan"/>
            <w:vertAlign w:val="superscript"/>
          </w:rPr>
          <w:delText>∗</w:delText>
        </w:r>
      </w:del>
      <w:ins w:id="9" w:author="dalan" w:date="2025-07-09T00:11:00Z">
        <w:r w:rsidR="00EE39BE" w:rsidRPr="00CA7D2F">
          <w:rPr>
            <w:rPrChange w:id="10" w:author="dalan" w:date="2025-07-09T14:13:00Z">
              <w:rPr>
                <w:bCs/>
                <w:highlight w:val="darkCyan"/>
                <w14:ligatures w14:val="standard"/>
              </w:rPr>
            </w:rPrChange>
          </w:rPr>
          <w:t>Gaze cuin</w:t>
        </w:r>
      </w:ins>
      <w:ins w:id="11" w:author="dalan" w:date="2025-07-09T00:12:00Z">
        <w:r w:rsidR="00EE39BE" w:rsidRPr="00CA7D2F">
          <w:rPr>
            <w:rPrChange w:id="12" w:author="dalan" w:date="2025-07-09T14:13:00Z">
              <w:rPr>
                <w:bCs/>
                <w:highlight w:val="darkCyan"/>
                <w14:ligatures w14:val="standard"/>
              </w:rPr>
            </w:rPrChange>
          </w:rPr>
          <w:t>g</w:t>
        </w:r>
      </w:ins>
      <w:ins w:id="13" w:author="dalan" w:date="2025-07-09T00:11:00Z">
        <w:r w:rsidR="00EE39BE" w:rsidRPr="00CA7D2F">
          <w:rPr>
            <w:rPrChange w:id="14" w:author="dalan" w:date="2025-07-09T14:13:00Z">
              <w:rPr>
                <w:bCs/>
                <w:highlight w:val="darkCyan"/>
                <w14:ligatures w14:val="standard"/>
              </w:rPr>
            </w:rPrChange>
          </w:rPr>
          <w:t xml:space="preserve"> effect in action co</w:t>
        </w:r>
      </w:ins>
      <w:ins w:id="15" w:author="dalan" w:date="2025-07-09T00:12:00Z">
        <w:r w:rsidR="00EE39BE" w:rsidRPr="00CA7D2F">
          <w:rPr>
            <w:rPrChange w:id="16" w:author="dalan" w:date="2025-07-09T14:13:00Z">
              <w:rPr>
                <w:bCs/>
                <w:highlight w:val="darkCyan"/>
                <w14:ligatures w14:val="standard"/>
              </w:rPr>
            </w:rPrChange>
          </w:rPr>
          <w:t>ntrol:</w:t>
        </w:r>
      </w:ins>
      <w:ins w:id="17" w:author="dalan" w:date="2025-07-09T00:13:00Z">
        <w:r w:rsidR="00FB3BCD" w:rsidRPr="00CA7D2F">
          <w:rPr>
            <w:rPrChange w:id="18" w:author="dalan" w:date="2025-07-09T14:13:00Z">
              <w:rPr>
                <w:bCs/>
                <w:highlight w:val="darkCyan"/>
                <w14:ligatures w14:val="standard"/>
              </w:rPr>
            </w:rPrChange>
          </w:rPr>
          <w:t xml:space="preserve"> Yes, action matters!</w:t>
        </w:r>
      </w:ins>
    </w:p>
    <w:p w14:paraId="688E6773" w14:textId="77777777" w:rsidR="0007392C" w:rsidRPr="00586A35" w:rsidDel="00EE39BE" w:rsidRDefault="00DF15B7" w:rsidP="00A27742">
      <w:pPr>
        <w:pStyle w:val="Authors"/>
        <w:rPr>
          <w:del w:id="19" w:author="dalan" w:date="2025-07-09T00:12:00Z"/>
        </w:rPr>
        <w:pPrChange w:id="20" w:author="Karolina Staikova" w:date="2025-07-11T08:29:00Z">
          <w:pPr>
            <w:pStyle w:val="Subtitle"/>
          </w:pPr>
        </w:pPrChange>
      </w:pPr>
      <w:del w:id="21" w:author="dalan" w:date="2025-07-09T00:12:00Z">
        <w:r w:rsidRPr="00B129A2" w:rsidDel="00EE39BE">
          <w:rPr>
            <w:highlight w:val="darkCyan"/>
          </w:rPr>
          <w:delText>Can we influence gaze</w:delText>
        </w:r>
      </w:del>
    </w:p>
    <w:p w14:paraId="3A23A422" w14:textId="77777777" w:rsidR="00586A35" w:rsidRPr="00586A35" w:rsidRDefault="00586A35" w:rsidP="00A27742">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045C81C6" w14:textId="4373F874" w:rsidR="00B129A2" w:rsidDel="00A27742" w:rsidRDefault="00B129A2" w:rsidP="00A27742">
      <w:pPr>
        <w:pStyle w:val="Authors"/>
        <w:rPr>
          <w:del w:id="38" w:author="Karolina Staikova" w:date="2025-07-11T07:25:00Z"/>
          <w:rStyle w:val="Email"/>
          <w:color w:val="auto"/>
          <w:sz w:val="20"/>
          <w14:ligatures w14:val="standard"/>
        </w:rPr>
        <w:pPrChange w:id="39" w:author="Karolina Staikova" w:date="2025-07-11T08:29:00Z">
          <w:pPr>
            <w:pStyle w:val="Authors"/>
          </w:pPr>
        </w:pPrChange>
      </w:pPr>
      <w:del w:id="40" w:author="Karolina Staikova" w:date="2025-07-11T08:30:00Z">
        <w:r w:rsidDel="00A27742">
          <w:rPr>
            <w:rStyle w:val="FirstName"/>
            <w14:ligatures w14:val="standard"/>
          </w:rPr>
          <w:delText>Rozalina</w:delText>
        </w:r>
        <w:r w:rsidRPr="00586A35" w:rsidDel="00A27742">
          <w:delText xml:space="preserve"> </w:delText>
        </w:r>
        <w:r w:rsidDel="00A27742">
          <w:rPr>
            <w:rStyle w:val="Surname"/>
            <w14:ligatures w14:val="standard"/>
          </w:rPr>
          <w:delText>Petkova</w:delText>
        </w:r>
        <w:r w:rsidRPr="00586A35" w:rsidDel="00A27742">
          <w:rPr>
            <w:vertAlign w:val="superscript"/>
          </w:rPr>
          <w:delText>†</w:delText>
        </w:r>
        <w:r w:rsidRPr="00586A35" w:rsidDel="00A27742">
          <w:br/>
        </w:r>
        <w:r w:rsidRPr="00586A35" w:rsidDel="00A27742">
          <w:rPr>
            <w:rStyle w:val="OrgDiv"/>
            <w:color w:val="auto"/>
            <w:sz w:val="20"/>
            <w14:ligatures w14:val="standard"/>
          </w:rPr>
          <w:delText xml:space="preserve"> </w:delText>
        </w:r>
      </w:del>
      <w:del w:id="41" w:author="Karolina Staikova" w:date="2025-07-11T08:29:00Z">
        <w:r w:rsidRPr="00586A35" w:rsidDel="00A27742">
          <w:rPr>
            <w:rStyle w:val="OrgDiv"/>
            <w:color w:val="auto"/>
            <w:sz w:val="20"/>
            <w14:ligatures w14:val="standard"/>
          </w:rPr>
          <w:delText>Department Name</w:delText>
        </w:r>
      </w:del>
      <w:del w:id="42" w:author="Karolina Staikova" w:date="2025-07-11T08:30:00Z">
        <w:r w:rsidRPr="00586A35" w:rsidDel="00A27742">
          <w:rPr>
            <w:rStyle w:val="OrgName"/>
            <w:color w:val="auto"/>
            <w:sz w:val="20"/>
            <w14:ligatures w14:val="standard"/>
          </w:rPr>
          <w:br/>
          <w:delText xml:space="preserve"> Institution/University Name</w:delText>
        </w:r>
        <w:r w:rsidRPr="00586A35" w:rsidDel="00A27742">
          <w:rPr>
            <w:rStyle w:val="OrgName"/>
            <w:color w:val="auto"/>
            <w:sz w:val="20"/>
            <w14:ligatures w14:val="standard"/>
          </w:rPr>
          <w:br/>
          <w:delText xml:space="preserve"> </w:delText>
        </w:r>
        <w:r w:rsidRPr="00586A35" w:rsidDel="00A27742">
          <w:rPr>
            <w:rStyle w:val="City"/>
            <w:sz w:val="20"/>
            <w14:ligatures w14:val="standard"/>
          </w:rPr>
          <w:delText>City</w:delText>
        </w:r>
        <w:r w:rsidRPr="00586A35" w:rsidDel="00A27742">
          <w:delText xml:space="preserve"> </w:delText>
        </w:r>
        <w:r w:rsidRPr="00586A35" w:rsidDel="00A27742">
          <w:rPr>
            <w:rStyle w:val="State"/>
            <w:color w:val="auto"/>
            <w:sz w:val="20"/>
            <w14:ligatures w14:val="standard"/>
          </w:rPr>
          <w:delText>State</w:delText>
        </w:r>
        <w:r w:rsidRPr="00586A35" w:rsidDel="00A27742">
          <w:rPr>
            <w:rStyle w:val="PinCode"/>
            <w:color w:val="auto"/>
            <w:sz w:val="20"/>
            <w14:ligatures w14:val="standard"/>
          </w:rPr>
          <w:delText xml:space="preserve"> </w:delText>
        </w:r>
        <w:r w:rsidRPr="00586A35" w:rsidDel="00A27742">
          <w:rPr>
            <w:rStyle w:val="Country"/>
            <w:sz w:val="20"/>
            <w14:ligatures w14:val="standard"/>
          </w:rPr>
          <w:delText>Country</w:delText>
        </w:r>
        <w:r w:rsidRPr="00586A35" w:rsidDel="00A27742">
          <w:br/>
          <w:delText xml:space="preserve"> </w:delText>
        </w:r>
        <w:r w:rsidDel="00A27742">
          <w:rPr>
            <w:rStyle w:val="Email"/>
            <w:color w:val="auto"/>
            <w:sz w:val="20"/>
            <w14:ligatures w14:val="standard"/>
          </w:rPr>
          <w:delText>rozi.krasimirova@gmail.com</w:delText>
        </w:r>
      </w:del>
    </w:p>
    <w:p w14:paraId="6BEB3F1A" w14:textId="649404B3" w:rsidR="00B129A2" w:rsidRPr="00586A35" w:rsidDel="00A27742" w:rsidRDefault="00B129A2" w:rsidP="00A27742">
      <w:pPr>
        <w:pStyle w:val="Authors"/>
        <w:rPr>
          <w:del w:id="43" w:author="Karolina Staikova" w:date="2025-07-11T08:30:00Z"/>
          <w14:ligatures w14:val="standard"/>
        </w:rPr>
        <w:pPrChange w:id="44" w:author="Karolina Staikova" w:date="2025-07-11T08:29:00Z">
          <w:pPr>
            <w:pStyle w:val="Authors"/>
            <w:jc w:val="center"/>
          </w:pPr>
        </w:pPrChange>
      </w:pPr>
      <w:del w:id="45" w:author="Karolina Staikova" w:date="2025-07-11T07:25:00Z">
        <w:r w:rsidDel="00090531">
          <w:rPr>
            <w:rStyle w:val="FirstName"/>
            <w14:ligatures w14:val="standard"/>
          </w:rPr>
          <w:delText xml:space="preserve"> </w:delText>
        </w:r>
      </w:del>
      <w:del w:id="46" w:author="Karolina Staikova" w:date="2025-07-11T08:30:00Z">
        <w:r w:rsidRPr="00586A35" w:rsidDel="00A27742">
          <w:rPr>
            <w14:ligatures w14:val="standard"/>
          </w:rPr>
          <w:br/>
        </w:r>
        <w:r w:rsidRPr="00586A35" w:rsidDel="00A27742">
          <w:rPr>
            <w:rStyle w:val="OrgDiv"/>
            <w:color w:val="auto"/>
            <w:sz w:val="20"/>
            <w14:ligatures w14:val="standard"/>
          </w:rPr>
          <w:delText xml:space="preserve"> </w:delText>
        </w:r>
        <w:r w:rsidDel="00A27742">
          <w:rPr>
            <w:rStyle w:val="OrgDiv"/>
            <w:color w:val="auto"/>
            <w:sz w:val="20"/>
            <w14:ligatures w14:val="standard"/>
          </w:rPr>
          <w:delText xml:space="preserve"> </w:delText>
        </w:r>
        <w:r w:rsidRPr="00586A35" w:rsidDel="00A27742">
          <w:rPr>
            <w:rStyle w:val="OrgName"/>
            <w:color w:val="auto"/>
            <w:sz w:val="20"/>
            <w14:ligatures w14:val="standard"/>
          </w:rPr>
          <w:br/>
          <w:delText xml:space="preserve"> </w:delText>
        </w:r>
        <w:r w:rsidDel="00A27742">
          <w:rPr>
            <w:rStyle w:val="OrgName"/>
            <w:color w:val="auto"/>
            <w:sz w:val="20"/>
            <w14:ligatures w14:val="standard"/>
          </w:rPr>
          <w:delText xml:space="preserve"> </w:delText>
        </w:r>
        <w:r w:rsidRPr="00586A35" w:rsidDel="00A27742">
          <w:rPr>
            <w:rStyle w:val="OrgName"/>
            <w:color w:val="auto"/>
            <w:sz w:val="20"/>
            <w14:ligatures w14:val="standard"/>
          </w:rPr>
          <w:br/>
          <w:delText xml:space="preserve"> </w:delText>
        </w:r>
        <w:r w:rsidDel="00A27742">
          <w:rPr>
            <w:rStyle w:val="City"/>
            <w:sz w:val="20"/>
            <w14:ligatures w14:val="standard"/>
          </w:rPr>
          <w:delText xml:space="preserve"> </w:delText>
        </w:r>
        <w:r w:rsidRPr="00586A35" w:rsidDel="00A27742">
          <w:rPr>
            <w:sz w:val="20"/>
            <w14:ligatures w14:val="standard"/>
          </w:rPr>
          <w:br/>
          <w:delText xml:space="preserve"> </w:delText>
        </w:r>
        <w:r w:rsidR="00000000" w:rsidDel="00A27742">
          <w:fldChar w:fldCharType="begin"/>
        </w:r>
        <w:r w:rsidR="00000000" w:rsidDel="00A27742">
          <w:delInstrText>HYPERLINK "mailto:email@email.com"</w:delInstrText>
        </w:r>
        <w:r w:rsidR="00000000" w:rsidDel="00A27742">
          <w:fldChar w:fldCharType="separate"/>
        </w:r>
        <w:r w:rsidR="00000000" w:rsidDel="00A27742">
          <w:fldChar w:fldCharType="end"/>
        </w:r>
        <w:r w:rsidDel="00A27742">
          <w:delText xml:space="preserve"> </w:delText>
        </w:r>
      </w:del>
    </w:p>
    <w:p w14:paraId="3AE0AECC" w14:textId="1F22C2BF" w:rsidR="00586A35" w:rsidRPr="00B129A2" w:rsidDel="00A27742" w:rsidRDefault="00B129A2" w:rsidP="00A27742">
      <w:pPr>
        <w:pStyle w:val="Authors"/>
        <w:rPr>
          <w:del w:id="47" w:author="Karolina Staikova" w:date="2025-07-11T08:30:00Z"/>
        </w:rPr>
        <w:sectPr w:rsidR="00586A35" w:rsidRPr="00B129A2" w:rsidDel="00A27742" w:rsidSect="00586A35">
          <w:endnotePr>
            <w:numFmt w:val="decimal"/>
          </w:endnotePr>
          <w:type w:val="continuous"/>
          <w:pgSz w:w="12240" w:h="15840" w:code="9"/>
          <w:pgMar w:top="1500" w:right="1080" w:bottom="1600" w:left="1080" w:header="1080" w:footer="1080" w:gutter="0"/>
          <w:pgNumType w:start="1"/>
          <w:cols w:num="3" w:space="720"/>
          <w:titlePg/>
          <w:docGrid w:linePitch="360"/>
        </w:sectPr>
        <w:pPrChange w:id="48" w:author="Karolina Staikova" w:date="2025-07-11T08:29:00Z">
          <w:pPr>
            <w:pStyle w:val="Authors"/>
            <w:jc w:val="center"/>
          </w:pPr>
        </w:pPrChange>
      </w:pPr>
      <w:del w:id="49" w:author="Karolina Staikova" w:date="2025-07-11T08:30:00Z">
        <w:r w:rsidDel="00A27742">
          <w:rPr>
            <w:rStyle w:val="FirstName"/>
            <w14:ligatures w14:val="standard"/>
          </w:rPr>
          <w:delText>Armin</w:delText>
        </w:r>
      </w:del>
      <w:del w:id="50" w:author="Karolina Staikova" w:date="2025-07-10T09:29:00Z">
        <w:r w:rsidDel="00A57D46">
          <w:rPr>
            <w:rStyle w:val="FirstName"/>
            <w14:ligatures w14:val="standard"/>
          </w:rPr>
          <w:delText>e</w:delText>
        </w:r>
      </w:del>
      <w:del w:id="51" w:author="Karolina Staikova" w:date="2025-07-11T08:30:00Z">
        <w:r w:rsidRPr="00586A35" w:rsidDel="00A27742">
          <w:delText xml:space="preserve"> </w:delText>
        </w:r>
        <w:r w:rsidDel="00A27742">
          <w:rPr>
            <w:rStyle w:val="Surname"/>
            <w14:ligatures w14:val="standard"/>
          </w:rPr>
          <w:delText>Janyan</w:delText>
        </w:r>
        <w:r w:rsidRPr="00586A35" w:rsidDel="00A27742">
          <w:br/>
        </w:r>
        <w:r w:rsidRPr="00586A35" w:rsidDel="00A27742">
          <w:rPr>
            <w:rStyle w:val="OrgDiv"/>
            <w:color w:val="auto"/>
            <w:sz w:val="20"/>
            <w14:ligatures w14:val="standard"/>
          </w:rPr>
          <w:delText xml:space="preserve"> </w:delText>
        </w:r>
      </w:del>
      <w:del w:id="52" w:author="Karolina Staikova" w:date="2025-07-11T08:29:00Z">
        <w:r w:rsidDel="00A27742">
          <w:rPr>
            <w:rStyle w:val="OrgDiv"/>
            <w:color w:val="auto"/>
            <w:sz w:val="20"/>
            <w14:ligatures w14:val="standard"/>
          </w:rPr>
          <w:delText>C</w:delText>
        </w:r>
      </w:del>
      <w:del w:id="53" w:author="Karolina Staikova" w:date="2025-07-11T08:30:00Z">
        <w:r w:rsidDel="00A27742">
          <w:rPr>
            <w:rStyle w:val="OrgDiv"/>
            <w:color w:val="auto"/>
            <w:sz w:val="20"/>
            <w14:ligatures w14:val="standard"/>
          </w:rPr>
          <w:delText>ognitive science</w:delText>
        </w:r>
      </w:del>
      <w:del w:id="54" w:author="Karolina Staikova" w:date="2025-07-11T08:29:00Z">
        <w:r w:rsidDel="00A27742">
          <w:rPr>
            <w:rStyle w:val="OrgDiv"/>
            <w:color w:val="auto"/>
            <w:sz w:val="20"/>
            <w14:ligatures w14:val="standard"/>
          </w:rPr>
          <w:delText xml:space="preserve"> and psychology</w:delText>
        </w:r>
      </w:del>
      <w:del w:id="55" w:author="Karolina Staikova" w:date="2025-07-11T08:30:00Z">
        <w:r w:rsidRPr="00586A35" w:rsidDel="00A27742">
          <w:rPr>
            <w:rStyle w:val="OrgName"/>
            <w:color w:val="auto"/>
            <w:sz w:val="20"/>
            <w14:ligatures w14:val="standard"/>
          </w:rPr>
          <w:br/>
          <w:delText xml:space="preserve"> </w:delText>
        </w:r>
        <w:r w:rsidDel="00A27742">
          <w:rPr>
            <w:rStyle w:val="OrgName"/>
            <w:color w:val="auto"/>
            <w:sz w:val="20"/>
            <w14:ligatures w14:val="standard"/>
          </w:rPr>
          <w:delText>New Bulgarian University</w:delText>
        </w:r>
        <w:r w:rsidRPr="00586A35" w:rsidDel="00A27742">
          <w:rPr>
            <w:rStyle w:val="OrgName"/>
            <w:color w:val="auto"/>
            <w:sz w:val="20"/>
            <w14:ligatures w14:val="standard"/>
          </w:rPr>
          <w:br/>
          <w:delText xml:space="preserve"> </w:delText>
        </w:r>
        <w:r w:rsidRPr="00586A35" w:rsidDel="00A27742">
          <w:rPr>
            <w:rStyle w:val="City"/>
            <w:sz w:val="20"/>
            <w14:ligatures w14:val="standard"/>
          </w:rPr>
          <w:delText>City</w:delText>
        </w:r>
        <w:r w:rsidRPr="00586A35" w:rsidDel="00A27742">
          <w:delText xml:space="preserve"> </w:delText>
        </w:r>
        <w:r w:rsidRPr="00586A35" w:rsidDel="00A27742">
          <w:rPr>
            <w:rStyle w:val="State"/>
            <w:color w:val="auto"/>
            <w:sz w:val="20"/>
            <w14:ligatures w14:val="standard"/>
          </w:rPr>
          <w:delText>State</w:delText>
        </w:r>
        <w:r w:rsidRPr="00586A35" w:rsidDel="00A27742">
          <w:rPr>
            <w:rStyle w:val="PinCode"/>
            <w:color w:val="auto"/>
            <w:sz w:val="20"/>
            <w14:ligatures w14:val="standard"/>
          </w:rPr>
          <w:delText xml:space="preserve"> </w:delText>
        </w:r>
        <w:r w:rsidRPr="00586A35" w:rsidDel="00A27742">
          <w:rPr>
            <w:rStyle w:val="Country"/>
            <w:sz w:val="20"/>
            <w14:ligatures w14:val="standard"/>
          </w:rPr>
          <w:delText>Country</w:delText>
        </w:r>
        <w:r w:rsidRPr="00586A35" w:rsidDel="00A27742">
          <w:br/>
          <w:delText xml:space="preserve"> </w:delText>
        </w:r>
        <w:r w:rsidRPr="00586A35" w:rsidDel="00A27742">
          <w:rPr>
            <w:rStyle w:val="Email"/>
            <w:color w:val="auto"/>
            <w:sz w:val="20"/>
            <w14:ligatures w14:val="standard"/>
          </w:rPr>
          <w:delText>email@email.com</w:delText>
        </w:r>
      </w:del>
    </w:p>
    <w:p w14:paraId="589EA6BE" w14:textId="77777777" w:rsidR="00694749" w:rsidRPr="00586A35" w:rsidRDefault="00694749" w:rsidP="00694749">
      <w:pPr>
        <w:pStyle w:val="AuthNotes"/>
        <w:rPr>
          <w:color w:val="auto"/>
          <w14:ligatures w14:val="standard"/>
        </w:rPr>
      </w:pPr>
    </w:p>
    <w:p w14:paraId="596FB0AC"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CD994AC" w14:textId="77777777" w:rsidR="0007392C" w:rsidRPr="00586A35" w:rsidRDefault="007A502C" w:rsidP="00694749">
      <w:pPr>
        <w:pStyle w:val="AbsHead"/>
        <w:rPr>
          <w14:ligatures w14:val="standard"/>
        </w:rPr>
      </w:pPr>
      <w:r w:rsidRPr="00586A35">
        <w:rPr>
          <w14:ligatures w14:val="standard"/>
        </w:rPr>
        <w:t>ABSTRACT</w:t>
      </w:r>
    </w:p>
    <w:p w14:paraId="32294A53" w14:textId="77777777" w:rsidR="00DF15B7" w:rsidDel="00A93162" w:rsidRDefault="00DF15B7" w:rsidP="00B4052C">
      <w:pPr>
        <w:pStyle w:val="FootnoteText"/>
        <w:framePr w:w="4680" w:h="1441" w:hRule="exact" w:hSpace="187" w:wrap="around" w:vAnchor="page" w:hAnchor="page" w:x="1089" w:y="12601" w:anchorLock="1"/>
        <w:rPr>
          <w:del w:id="56" w:author="dalan" w:date="2025-07-08T22:59:00Z"/>
          <w:rFonts w:eastAsia="Verdana"/>
          <w:sz w:val="18"/>
          <w14:ligatures w14:val="standard"/>
        </w:rPr>
      </w:pPr>
      <w:del w:id="57" w:author="dalan" w:date="2025-07-08T22:59:00Z">
        <w:r w:rsidRPr="00DF15B7" w:rsidDel="00A93162">
          <w:rPr>
            <w:rFonts w:eastAsia="Verdana"/>
            <w:sz w:val="18"/>
            <w14:ligatures w14:val="standard"/>
          </w:rPr>
          <w:delText>Gaze cueing—the tendency to shift attention in the direction of another’s gaze—is a core component of non-verbal communication and joint attention. While extensively studied, little is known about how internal states like the sense of agency influence sensitivity to gaze cues. In this study, we investigate how perceived control over action modulates gaze cueing effects in a color categorization task. Participants viewed dynamic synthetic faces with lateral pupil motion, followed by the appearance of a colored target either to the left or right of the face. During each trial, participants either passively observed the stimulus onset (passive condition), or actively initiated it by selecting a direction.  Crucially, in active trials, the gaze could be congruent or incongruent with the chosen direction, allowing us to examine how</w:delText>
        </w:r>
        <w:r w:rsidDel="00A93162">
          <w:rPr>
            <w:rFonts w:eastAsia="Verdana"/>
            <w:sz w:val="18"/>
            <w14:ligatures w14:val="standard"/>
          </w:rPr>
          <w:delText xml:space="preserve"> violations </w:delText>
        </w:r>
        <w:r w:rsidRPr="00DF15B7" w:rsidDel="00A93162">
          <w:rPr>
            <w:rFonts w:eastAsia="Verdana"/>
            <w:sz w:val="18"/>
            <w14:ligatures w14:val="standard"/>
          </w:rPr>
          <w:delText xml:space="preserve">or confirmations of expected outcomes influence predictive mechanisms that shape the sense of agency and modulate gaze cueing responses. This created a 3 (action–gaze relationship) × 2 (gaze–target congruency) design. Results revealed that </w:delText>
        </w:r>
        <w:r w:rsidRPr="00F36726" w:rsidDel="00A93162">
          <w:rPr>
            <w:rFonts w:eastAsia="Verdana"/>
            <w:sz w:val="18"/>
            <w:highlight w:val="yellow"/>
            <w14:ligatures w14:val="standard"/>
          </w:rPr>
          <w:delText>..........................</w:delText>
        </w:r>
        <w:r w:rsidRPr="00DF15B7" w:rsidDel="00A93162">
          <w:rPr>
            <w:rFonts w:eastAsia="Verdana"/>
            <w:sz w:val="18"/>
            <w14:ligatures w14:val="standard"/>
          </w:rPr>
          <w:delText xml:space="preserve"> These findings suggest </w:delText>
        </w:r>
        <w:r w:rsidRPr="00F36726" w:rsidDel="00A93162">
          <w:rPr>
            <w:rFonts w:eastAsia="Verdana"/>
            <w:sz w:val="18"/>
            <w:highlight w:val="yellow"/>
            <w14:ligatures w14:val="standard"/>
          </w:rPr>
          <w:delText>...........................................</w:delText>
        </w:r>
        <w:r w:rsidRPr="00DF15B7" w:rsidDel="00A93162">
          <w:rPr>
            <w:rFonts w:eastAsia="Verdana"/>
            <w:sz w:val="18"/>
            <w14:ligatures w14:val="standard"/>
          </w:rPr>
          <w:delText xml:space="preserve"> </w:delText>
        </w:r>
      </w:del>
    </w:p>
    <w:p w14:paraId="751522B3" w14:textId="38E0945C" w:rsidR="00B4052C" w:rsidRPr="00F36726" w:rsidDel="00090531" w:rsidRDefault="00B4052C" w:rsidP="00B4052C">
      <w:pPr>
        <w:pStyle w:val="FootnoteText"/>
        <w:framePr w:w="4680" w:h="1441" w:hRule="exact" w:hSpace="187" w:wrap="around" w:vAnchor="page" w:hAnchor="page" w:x="1089" w:y="12601" w:anchorLock="1"/>
        <w:rPr>
          <w:del w:id="58" w:author="Karolina Staikova" w:date="2025-07-11T07:31:00Z"/>
          <w:highlight w:val="yellow"/>
        </w:rPr>
      </w:pPr>
      <w:del w:id="59" w:author="Karolina Staikova" w:date="2025-07-11T07:31:00Z">
        <w:r w:rsidRPr="00F36726" w:rsidDel="00090531">
          <w:rPr>
            <w:highlight w:val="yellow"/>
            <w:vertAlign w:val="superscript"/>
          </w:rPr>
          <w:delText>∗</w:delText>
        </w:r>
        <w:r w:rsidRPr="00F36726" w:rsidDel="00090531">
          <w:rPr>
            <w:highlight w:val="yellow"/>
          </w:rPr>
          <w:delText>Article Title Footnote needs to be captured as Title Note</w:delText>
        </w:r>
      </w:del>
    </w:p>
    <w:p w14:paraId="46E110FB" w14:textId="0013C85C" w:rsidR="00B4052C" w:rsidRPr="00F36726" w:rsidDel="00090531" w:rsidRDefault="00B4052C" w:rsidP="00B4052C">
      <w:pPr>
        <w:pStyle w:val="FootnoteText"/>
        <w:framePr w:w="4680" w:h="1441" w:hRule="exact" w:hSpace="187" w:wrap="around" w:vAnchor="page" w:hAnchor="page" w:x="1089" w:y="12601" w:anchorLock="1"/>
        <w:rPr>
          <w:del w:id="60" w:author="Karolina Staikova" w:date="2025-07-11T07:31:00Z"/>
          <w:highlight w:val="yellow"/>
        </w:rPr>
      </w:pPr>
      <w:del w:id="61" w:author="Karolina Staikova" w:date="2025-07-11T07:31:00Z">
        <w:r w:rsidRPr="00F36726" w:rsidDel="00090531">
          <w:rPr>
            <w:highlight w:val="yellow"/>
            <w:vertAlign w:val="superscript"/>
          </w:rPr>
          <w:delText>†</w:delText>
        </w:r>
        <w:r w:rsidRPr="00F36726" w:rsidDel="00090531">
          <w:rPr>
            <w:highlight w:val="yellow"/>
          </w:rPr>
          <w:delText>Author Footnote to be captured as Author Note</w:delText>
        </w:r>
      </w:del>
    </w:p>
    <w:p w14:paraId="43555303" w14:textId="4235D672" w:rsidR="00B4052C" w:rsidRPr="00F36726" w:rsidDel="00090531" w:rsidRDefault="00B4052C" w:rsidP="00B4052C">
      <w:pPr>
        <w:pStyle w:val="PermissionBlock"/>
        <w:framePr w:w="4680" w:h="1441" w:hRule="exact" w:hSpace="187" w:wrap="around" w:vAnchor="page" w:hAnchor="page" w:x="1089" w:y="12601" w:anchorLock="1"/>
        <w:rPr>
          <w:del w:id="62" w:author="Karolina Staikova" w:date="2025-07-11T07:31:00Z"/>
          <w:highlight w:val="yellow"/>
        </w:rPr>
      </w:pPr>
      <w:del w:id="63" w:author="Karolina Staikova" w:date="2025-07-11T07:31:00Z">
        <w:r w:rsidRPr="00F36726" w:rsidDel="00090531">
          <w:rPr>
            <w:highlight w:val="yellow"/>
          </w:rPr>
          <w:delTex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delText>
        </w:r>
      </w:del>
    </w:p>
    <w:p w14:paraId="3B5E6E29" w14:textId="4D606CF7" w:rsidR="00B4052C" w:rsidRPr="00F36726" w:rsidDel="00090531" w:rsidRDefault="00B4052C" w:rsidP="00B4052C">
      <w:pPr>
        <w:pStyle w:val="VersoLRH"/>
        <w:framePr w:w="4680" w:h="1441" w:hRule="exact" w:hSpace="187" w:wrap="around" w:vAnchor="page" w:hAnchor="page" w:x="1089" w:y="12601" w:anchorLock="1"/>
        <w:rPr>
          <w:del w:id="64" w:author="Karolina Staikova" w:date="2025-07-11T07:31:00Z"/>
          <w:i/>
          <w:highlight w:val="yellow"/>
        </w:rPr>
      </w:pPr>
      <w:del w:id="65" w:author="Karolina Staikova" w:date="2025-07-11T07:31:00Z">
        <w:r w:rsidRPr="00F36726" w:rsidDel="00090531">
          <w:rPr>
            <w:i/>
            <w:highlight w:val="yellow"/>
          </w:rPr>
          <w:delText>WOODSTOCK’18, June, 2018, El Paso, Texas USA</w:delText>
        </w:r>
      </w:del>
    </w:p>
    <w:p w14:paraId="30B4ED18" w14:textId="66FA8DA8" w:rsidR="00B4052C" w:rsidRPr="00F36726" w:rsidDel="00090531" w:rsidRDefault="00B4052C" w:rsidP="00B4052C">
      <w:pPr>
        <w:pStyle w:val="PermissionBlock"/>
        <w:framePr w:w="4680" w:h="1441" w:hRule="exact" w:hSpace="187" w:wrap="around" w:vAnchor="page" w:hAnchor="page" w:x="1089" w:y="12601" w:anchorLock="1"/>
        <w:rPr>
          <w:del w:id="66" w:author="Karolina Staikova" w:date="2025-07-11T07:31:00Z"/>
          <w:highlight w:val="yellow"/>
        </w:rPr>
      </w:pPr>
      <w:del w:id="67" w:author="Karolina Staikova" w:date="2025-07-11T07:31:00Z">
        <w:r w:rsidRPr="00F36726" w:rsidDel="00090531">
          <w:rPr>
            <w:highlight w:val="yellow"/>
          </w:rPr>
          <w:delText>© 2018 Copyright held by the owner/author(s). 978-1-4503-0000-0/18/06...$15.00</w:delText>
        </w:r>
      </w:del>
    </w:p>
    <w:p w14:paraId="27F86F29" w14:textId="2A0C6220" w:rsidR="00B4052C" w:rsidRPr="00F36726" w:rsidDel="00090531" w:rsidRDefault="00B4052C" w:rsidP="00B4052C">
      <w:pPr>
        <w:framePr w:w="4680" w:h="1441" w:hRule="exact" w:hSpace="187" w:wrap="around" w:vAnchor="page" w:hAnchor="page" w:x="1089" w:y="12601" w:anchorLock="1"/>
        <w:rPr>
          <w:del w:id="68" w:author="Karolina Staikova" w:date="2025-07-11T07:31:00Z"/>
          <w:iCs/>
          <w:highlight w:val="yellow"/>
          <w14:ligatures w14:val="standard"/>
        </w:rPr>
      </w:pPr>
      <w:del w:id="69" w:author="Karolina Staikova" w:date="2025-07-11T07:31:00Z">
        <w:r w:rsidRPr="00F36726" w:rsidDel="00090531">
          <w:rPr>
            <w:highlight w:val="yellow"/>
          </w:rPr>
          <w:delText>https://doi.org/10.1145/1234567890</w:delText>
        </w:r>
      </w:del>
    </w:p>
    <w:p w14:paraId="00CD4FA4" w14:textId="77777777" w:rsidR="009C1532" w:rsidRPr="003F3012" w:rsidDel="00043BE0" w:rsidRDefault="004023EC" w:rsidP="007A502C">
      <w:pPr>
        <w:pStyle w:val="Abstract"/>
        <w:rPr>
          <w:ins w:id="70" w:author="dalan" w:date="2025-07-08T23:02:00Z"/>
          <w:del w:id="71" w:author="Karolina Staikova" w:date="2025-07-11T08:18:00Z"/>
          <w:szCs w:val="18"/>
          <w14:ligatures w14:val="standard"/>
        </w:rPr>
      </w:pPr>
      <w:del w:id="72" w:author="dalan" w:date="2025-07-08T22:47:00Z">
        <w:r w:rsidRPr="003F3012" w:rsidDel="009D7D6A">
          <w:rPr>
            <w:szCs w:val="18"/>
            <w14:ligatures w14:val="standard"/>
          </w:rPr>
          <w:delText>Gaze cueing—the tendency to shift attention in the direction of another’s gaze—is a core component of non-verbal communication and joint attention.</w:delText>
        </w:r>
      </w:del>
      <w:ins w:id="73" w:author="dalan" w:date="2025-07-08T22:47:00Z">
        <w:r w:rsidR="009D7D6A" w:rsidRPr="003F3012">
          <w:rPr>
            <w:szCs w:val="18"/>
            <w14:ligatures w14:val="standard"/>
          </w:rPr>
          <w:t>One of the core components of non-verbal communication and joint attention is gaze cuing</w:t>
        </w:r>
      </w:ins>
      <w:ins w:id="74" w:author="dalan" w:date="2025-07-08T22:48:00Z">
        <w:r w:rsidR="009D7D6A" w:rsidRPr="003F3012">
          <w:rPr>
            <w:szCs w:val="18"/>
            <w14:ligatures w14:val="standard"/>
          </w:rPr>
          <w:t xml:space="preserve"> – </w:t>
        </w:r>
      </w:ins>
      <w:ins w:id="75" w:author="dalan" w:date="2025-07-08T23:41:00Z">
        <w:r w:rsidR="000F49F5" w:rsidRPr="003F3012">
          <w:rPr>
            <w:szCs w:val="18"/>
            <w14:ligatures w14:val="standard"/>
          </w:rPr>
          <w:t>our</w:t>
        </w:r>
      </w:ins>
      <w:ins w:id="76" w:author="dalan" w:date="2025-07-08T22:48:00Z">
        <w:r w:rsidR="009D7D6A" w:rsidRPr="003F3012">
          <w:rPr>
            <w:szCs w:val="18"/>
            <w14:ligatures w14:val="standard"/>
          </w:rPr>
          <w:t xml:space="preserve"> tendency to shift attention in the direction of another’s gaze.</w:t>
        </w:r>
      </w:ins>
      <w:r w:rsidRPr="003F3012">
        <w:rPr>
          <w:szCs w:val="18"/>
          <w14:ligatures w14:val="standard"/>
        </w:rPr>
        <w:t xml:space="preserve"> While extensively studied, little is known about </w:t>
      </w:r>
      <w:del w:id="77" w:author="dalan" w:date="2025-07-08T22:52:00Z">
        <w:r w:rsidRPr="003F3012" w:rsidDel="00311B8F">
          <w:rPr>
            <w:szCs w:val="18"/>
            <w14:ligatures w14:val="standard"/>
          </w:rPr>
          <w:delText xml:space="preserve">how </w:delText>
        </w:r>
      </w:del>
      <w:ins w:id="78" w:author="dalan" w:date="2025-07-08T22:52:00Z">
        <w:r w:rsidR="00311B8F" w:rsidRPr="003F3012">
          <w:rPr>
            <w:szCs w:val="18"/>
            <w14:ligatures w14:val="standard"/>
          </w:rPr>
          <w:t>whether</w:t>
        </w:r>
        <w:r w:rsidR="00C227E9" w:rsidRPr="003F3012">
          <w:rPr>
            <w:szCs w:val="18"/>
            <w14:ligatures w14:val="standard"/>
          </w:rPr>
          <w:t xml:space="preserve"> and how</w:t>
        </w:r>
        <w:r w:rsidR="00311B8F" w:rsidRPr="003F3012">
          <w:rPr>
            <w:szCs w:val="18"/>
            <w14:ligatures w14:val="standard"/>
          </w:rPr>
          <w:t xml:space="preserve"> </w:t>
        </w:r>
      </w:ins>
      <w:r w:rsidRPr="003F3012">
        <w:rPr>
          <w:szCs w:val="18"/>
          <w14:ligatures w14:val="standard"/>
        </w:rPr>
        <w:t>internal states like the sense of agency influence sensitivity to gaze cues. In this study, we investigat</w:t>
      </w:r>
      <w:r w:rsidR="00FD2AD8" w:rsidRPr="003F3012">
        <w:rPr>
          <w:szCs w:val="18"/>
          <w14:ligatures w14:val="standard"/>
        </w:rPr>
        <w:t>e</w:t>
      </w:r>
      <w:r w:rsidRPr="003F3012">
        <w:rPr>
          <w:szCs w:val="18"/>
          <w14:ligatures w14:val="standard"/>
        </w:rPr>
        <w:t xml:space="preserve"> </w:t>
      </w:r>
      <w:del w:id="79" w:author="dalan" w:date="2025-07-08T22:51:00Z">
        <w:r w:rsidRPr="003F3012" w:rsidDel="00B54AA8">
          <w:rPr>
            <w:szCs w:val="18"/>
            <w14:ligatures w14:val="standard"/>
          </w:rPr>
          <w:delText xml:space="preserve">how </w:delText>
        </w:r>
      </w:del>
      <w:ins w:id="80" w:author="dalan" w:date="2025-07-08T22:51:00Z">
        <w:r w:rsidR="00B54AA8" w:rsidRPr="003F3012">
          <w:rPr>
            <w:szCs w:val="18"/>
            <w14:ligatures w14:val="standard"/>
          </w:rPr>
          <w:t xml:space="preserve">whether </w:t>
        </w:r>
      </w:ins>
      <w:del w:id="81" w:author="dalan" w:date="2025-07-08T22:50:00Z">
        <w:r w:rsidRPr="003F3012" w:rsidDel="00B54AA8">
          <w:rPr>
            <w:szCs w:val="18"/>
            <w14:ligatures w14:val="standard"/>
          </w:rPr>
          <w:delText xml:space="preserve">perceived </w:delText>
        </w:r>
      </w:del>
      <w:r w:rsidRPr="003F3012">
        <w:rPr>
          <w:szCs w:val="18"/>
          <w14:ligatures w14:val="standard"/>
        </w:rPr>
        <w:t>control over action</w:t>
      </w:r>
      <w:ins w:id="82" w:author="dalan" w:date="2025-07-08T22:51:00Z">
        <w:r w:rsidR="00A32C7D" w:rsidRPr="003F3012">
          <w:rPr>
            <w:szCs w:val="18"/>
            <w14:ligatures w14:val="standard"/>
          </w:rPr>
          <w:t xml:space="preserve"> (action-outcome consistency)</w:t>
        </w:r>
      </w:ins>
      <w:r w:rsidRPr="003F3012">
        <w:rPr>
          <w:szCs w:val="18"/>
          <w14:ligatures w14:val="standard"/>
        </w:rPr>
        <w:t xml:space="preserve"> modulates gaze cueing effect</w:t>
      </w:r>
      <w:del w:id="83" w:author="dalan" w:date="2025-07-08T22:52:00Z">
        <w:r w:rsidRPr="003F3012" w:rsidDel="008816BD">
          <w:rPr>
            <w:szCs w:val="18"/>
            <w14:ligatures w14:val="standard"/>
          </w:rPr>
          <w:delText>s</w:delText>
        </w:r>
      </w:del>
      <w:ins w:id="84" w:author="dalan" w:date="2025-07-08T22:57:00Z">
        <w:r w:rsidR="009E7485" w:rsidRPr="003F3012">
          <w:rPr>
            <w:szCs w:val="18"/>
            <w14:ligatures w14:val="standard"/>
          </w:rPr>
          <w:t xml:space="preserve"> (GCE)</w:t>
        </w:r>
      </w:ins>
      <w:r w:rsidRPr="003F3012">
        <w:rPr>
          <w:szCs w:val="18"/>
          <w14:ligatures w14:val="standard"/>
        </w:rPr>
        <w:t xml:space="preserve"> in a color </w:t>
      </w:r>
      <w:del w:id="85" w:author="dalan" w:date="2025-07-08T23:50:00Z">
        <w:r w:rsidRPr="003F3012" w:rsidDel="00CE2482">
          <w:rPr>
            <w:szCs w:val="18"/>
            <w14:ligatures w14:val="standard"/>
          </w:rPr>
          <w:delText xml:space="preserve">categorization </w:delText>
        </w:r>
      </w:del>
      <w:ins w:id="86" w:author="dalan" w:date="2025-07-08T23:50:00Z">
        <w:r w:rsidR="00CE2482" w:rsidRPr="003F3012">
          <w:rPr>
            <w:szCs w:val="18"/>
            <w14:ligatures w14:val="standard"/>
          </w:rPr>
          <w:t xml:space="preserve">discrimination </w:t>
        </w:r>
      </w:ins>
      <w:r w:rsidRPr="003F3012">
        <w:rPr>
          <w:szCs w:val="18"/>
          <w14:ligatures w14:val="standard"/>
        </w:rPr>
        <w:t xml:space="preserve">task. Participants viewed </w:t>
      </w:r>
      <w:del w:id="87" w:author="dalan" w:date="2025-07-08T22:53:00Z">
        <w:r w:rsidRPr="003F3012" w:rsidDel="0068521B">
          <w:rPr>
            <w:szCs w:val="18"/>
            <w14:ligatures w14:val="standard"/>
          </w:rPr>
          <w:delText xml:space="preserve">dynamic </w:delText>
        </w:r>
      </w:del>
      <w:ins w:id="88" w:author="dalan" w:date="2025-07-09T00:26:00Z">
        <w:r w:rsidR="006758E7" w:rsidRPr="003F3012">
          <w:rPr>
            <w:szCs w:val="18"/>
            <w14:ligatures w14:val="standard"/>
          </w:rPr>
          <w:t xml:space="preserve">a </w:t>
        </w:r>
      </w:ins>
      <w:r w:rsidRPr="003F3012">
        <w:rPr>
          <w:szCs w:val="18"/>
          <w14:ligatures w14:val="standard"/>
        </w:rPr>
        <w:t>synthetic face</w:t>
      </w:r>
      <w:del w:id="89" w:author="dalan" w:date="2025-07-08T22:53:00Z">
        <w:r w:rsidRPr="003F3012" w:rsidDel="002A4CAC">
          <w:rPr>
            <w:szCs w:val="18"/>
            <w14:ligatures w14:val="standard"/>
          </w:rPr>
          <w:delText>s</w:delText>
        </w:r>
      </w:del>
      <w:r w:rsidRPr="003F3012">
        <w:rPr>
          <w:szCs w:val="18"/>
          <w14:ligatures w14:val="standard"/>
        </w:rPr>
        <w:t xml:space="preserve"> with lateral</w:t>
      </w:r>
      <w:ins w:id="90" w:author="dalan" w:date="2025-07-09T00:27:00Z">
        <w:r w:rsidR="00AA7765" w:rsidRPr="003F3012">
          <w:rPr>
            <w:szCs w:val="18"/>
            <w14:ligatures w14:val="standard"/>
          </w:rPr>
          <w:t xml:space="preserve"> (left/right)</w:t>
        </w:r>
      </w:ins>
      <w:r w:rsidRPr="003F3012">
        <w:rPr>
          <w:szCs w:val="18"/>
          <w14:ligatures w14:val="standard"/>
        </w:rPr>
        <w:t xml:space="preserve"> pupil motion, followed by the appearance of a colored target </w:t>
      </w:r>
      <w:del w:id="91" w:author="dalan" w:date="2025-07-09T00:29:00Z">
        <w:r w:rsidRPr="003F3012" w:rsidDel="00124C07">
          <w:rPr>
            <w:szCs w:val="18"/>
            <w14:ligatures w14:val="standard"/>
          </w:rPr>
          <w:delText xml:space="preserve">either </w:delText>
        </w:r>
      </w:del>
      <w:r w:rsidRPr="003F3012">
        <w:rPr>
          <w:szCs w:val="18"/>
          <w14:ligatures w14:val="standard"/>
        </w:rPr>
        <w:t>to the left</w:t>
      </w:r>
      <w:ins w:id="92" w:author="dalan" w:date="2025-07-09T00:29:00Z">
        <w:r w:rsidR="00124C07" w:rsidRPr="003F3012">
          <w:rPr>
            <w:szCs w:val="18"/>
            <w14:ligatures w14:val="standard"/>
          </w:rPr>
          <w:t>/</w:t>
        </w:r>
      </w:ins>
      <w:del w:id="93" w:author="dalan" w:date="2025-07-09T00:29:00Z">
        <w:r w:rsidRPr="003F3012" w:rsidDel="00124C07">
          <w:rPr>
            <w:szCs w:val="18"/>
            <w14:ligatures w14:val="standard"/>
          </w:rPr>
          <w:delText xml:space="preserve"> or </w:delText>
        </w:r>
      </w:del>
      <w:r w:rsidRPr="003F3012">
        <w:rPr>
          <w:szCs w:val="18"/>
          <w14:ligatures w14:val="standard"/>
        </w:rPr>
        <w:t xml:space="preserve">right of the face. During each trial, participants either passively observed the </w:t>
      </w:r>
      <w:ins w:id="94" w:author="dalan" w:date="2025-07-09T01:00:00Z">
        <w:r w:rsidR="000D576D">
          <w:rPr>
            <w:szCs w:val="18"/>
            <w14:ligatures w14:val="standard"/>
          </w:rPr>
          <w:t xml:space="preserve">face </w:t>
        </w:r>
      </w:ins>
      <w:r w:rsidRPr="003F3012">
        <w:rPr>
          <w:szCs w:val="18"/>
          <w14:ligatures w14:val="standard"/>
        </w:rPr>
        <w:t>stimulus onset (</w:t>
      </w:r>
      <w:del w:id="95" w:author="dalan" w:date="2025-07-08T23:06:00Z">
        <w:r w:rsidRPr="003F3012" w:rsidDel="009C1532">
          <w:rPr>
            <w:szCs w:val="18"/>
            <w14:ligatures w14:val="standard"/>
          </w:rPr>
          <w:delText xml:space="preserve">passive </w:delText>
        </w:r>
      </w:del>
      <w:ins w:id="96" w:author="dalan" w:date="2025-07-08T23:06:00Z">
        <w:r w:rsidR="009C1532" w:rsidRPr="003F3012">
          <w:rPr>
            <w:szCs w:val="18"/>
            <w14:ligatures w14:val="standard"/>
          </w:rPr>
          <w:t xml:space="preserve">control </w:t>
        </w:r>
      </w:ins>
      <w:r w:rsidRPr="003F3012">
        <w:rPr>
          <w:szCs w:val="18"/>
          <w14:ligatures w14:val="standard"/>
        </w:rPr>
        <w:t xml:space="preserve">condition), or actively initiated it by selecting a </w:t>
      </w:r>
      <w:ins w:id="97" w:author="dalan" w:date="2025-07-08T22:54:00Z">
        <w:r w:rsidR="002A4CAC" w:rsidRPr="003F3012">
          <w:rPr>
            <w:szCs w:val="18"/>
            <w14:ligatures w14:val="standard"/>
          </w:rPr>
          <w:t xml:space="preserve">gaze </w:t>
        </w:r>
      </w:ins>
      <w:r w:rsidRPr="003F3012">
        <w:rPr>
          <w:szCs w:val="18"/>
          <w14:ligatures w14:val="standard"/>
        </w:rPr>
        <w:t>direction</w:t>
      </w:r>
      <w:ins w:id="98" w:author="dalan" w:date="2025-07-09T00:29:00Z">
        <w:r w:rsidR="00124C07" w:rsidRPr="003F3012">
          <w:rPr>
            <w:szCs w:val="18"/>
            <w14:ligatures w14:val="standard"/>
          </w:rPr>
          <w:t xml:space="preserve"> </w:t>
        </w:r>
        <w:r w:rsidR="00124C07" w:rsidRPr="00124C07">
          <w:rPr>
            <w:szCs w:val="18"/>
            <w:rPrChange w:id="99" w:author="dalan" w:date="2025-07-09T00:30:00Z">
              <w:rPr>
                <w:sz w:val="27"/>
                <w:szCs w:val="27"/>
              </w:rPr>
            </w:rPrChange>
          </w:rPr>
          <w:t xml:space="preserve">and pressing a corresponding </w:t>
        </w:r>
        <w:proofErr w:type="gramStart"/>
        <w:r w:rsidR="00124C07" w:rsidRPr="00124C07">
          <w:rPr>
            <w:szCs w:val="18"/>
            <w:rPrChange w:id="100" w:author="dalan" w:date="2025-07-09T00:30:00Z">
              <w:rPr>
                <w:sz w:val="27"/>
                <w:szCs w:val="27"/>
              </w:rPr>
            </w:rPrChange>
          </w:rPr>
          <w:t>button.</w:t>
        </w:r>
      </w:ins>
      <w:r w:rsidRPr="003F3012">
        <w:rPr>
          <w:szCs w:val="18"/>
          <w14:ligatures w14:val="standard"/>
        </w:rPr>
        <w:t>.</w:t>
      </w:r>
      <w:proofErr w:type="gramEnd"/>
      <w:r w:rsidRPr="003F3012">
        <w:rPr>
          <w:szCs w:val="18"/>
          <w14:ligatures w14:val="standard"/>
        </w:rPr>
        <w:t xml:space="preserve"> Crucially, in active trials, the gaze</w:t>
      </w:r>
      <w:ins w:id="101" w:author="dalan" w:date="2025-07-08T22:54:00Z">
        <w:r w:rsidR="000A38CE" w:rsidRPr="003F3012">
          <w:rPr>
            <w:szCs w:val="18"/>
            <w14:ligatures w14:val="standard"/>
          </w:rPr>
          <w:t xml:space="preserve"> direction</w:t>
        </w:r>
      </w:ins>
      <w:r w:rsidRPr="003F3012">
        <w:rPr>
          <w:szCs w:val="18"/>
          <w14:ligatures w14:val="standard"/>
        </w:rPr>
        <w:t xml:space="preserve"> could be consistent or inconsistent with the chosen direction</w:t>
      </w:r>
      <w:del w:id="102" w:author="dalan" w:date="2025-07-08T23:43:00Z">
        <w:r w:rsidRPr="003F3012" w:rsidDel="00CE2482">
          <w:rPr>
            <w:szCs w:val="18"/>
            <w14:ligatures w14:val="standard"/>
          </w:rPr>
          <w:delText xml:space="preserve">, allowing us to examine </w:delText>
        </w:r>
      </w:del>
      <w:del w:id="103" w:author="dalan" w:date="2025-07-08T22:55:00Z">
        <w:r w:rsidRPr="003F3012" w:rsidDel="00021239">
          <w:rPr>
            <w:szCs w:val="18"/>
            <w14:ligatures w14:val="standard"/>
          </w:rPr>
          <w:delText>how violations or expectations</w:delText>
        </w:r>
      </w:del>
      <w:del w:id="104" w:author="dalan" w:date="2025-07-08T23:43:00Z">
        <w:r w:rsidRPr="003F3012" w:rsidDel="00CE2482">
          <w:rPr>
            <w:szCs w:val="18"/>
            <w14:ligatures w14:val="standard"/>
          </w:rPr>
          <w:delText xml:space="preserve"> </w:delText>
        </w:r>
      </w:del>
      <w:del w:id="105" w:author="dalan" w:date="2025-07-08T22:56:00Z">
        <w:r w:rsidRPr="003F3012" w:rsidDel="002C06F2">
          <w:rPr>
            <w:szCs w:val="18"/>
            <w14:ligatures w14:val="standard"/>
          </w:rPr>
          <w:delText xml:space="preserve">influence predictive mechanisms that shape the sense of agency and </w:delText>
        </w:r>
      </w:del>
      <w:del w:id="106" w:author="dalan" w:date="2025-07-08T23:43:00Z">
        <w:r w:rsidRPr="003F3012" w:rsidDel="00CE2482">
          <w:rPr>
            <w:szCs w:val="18"/>
            <w14:ligatures w14:val="standard"/>
          </w:rPr>
          <w:delText xml:space="preserve">modulate </w:delText>
        </w:r>
      </w:del>
      <w:del w:id="107" w:author="dalan" w:date="2025-07-08T22:57:00Z">
        <w:r w:rsidRPr="003F3012" w:rsidDel="00FB420C">
          <w:rPr>
            <w:szCs w:val="18"/>
            <w14:ligatures w14:val="standard"/>
          </w:rPr>
          <w:delText xml:space="preserve">gaze cueing </w:delText>
        </w:r>
      </w:del>
      <w:del w:id="108" w:author="dalan" w:date="2025-07-08T22:56:00Z">
        <w:r w:rsidRPr="003F3012" w:rsidDel="002C06F2">
          <w:rPr>
            <w:szCs w:val="18"/>
            <w14:ligatures w14:val="standard"/>
          </w:rPr>
          <w:delText>responses</w:delText>
        </w:r>
      </w:del>
      <w:del w:id="109" w:author="dalan" w:date="2025-07-08T23:43:00Z">
        <w:r w:rsidRPr="003F3012" w:rsidDel="00CE2482">
          <w:rPr>
            <w:szCs w:val="18"/>
            <w14:ligatures w14:val="standard"/>
          </w:rPr>
          <w:delText>.</w:delText>
        </w:r>
      </w:del>
      <w:ins w:id="110" w:author="dalan" w:date="2025-07-08T23:43:00Z">
        <w:r w:rsidR="00CE2482" w:rsidRPr="003F3012">
          <w:rPr>
            <w:szCs w:val="18"/>
            <w14:ligatures w14:val="standard"/>
          </w:rPr>
          <w:t>.</w:t>
        </w:r>
      </w:ins>
      <w:r w:rsidRPr="003F3012">
        <w:rPr>
          <w:szCs w:val="18"/>
          <w14:ligatures w14:val="standard"/>
        </w:rPr>
        <w:t xml:space="preserve"> </w:t>
      </w:r>
      <w:ins w:id="111" w:author="dalan" w:date="2025-07-08T23:34:00Z">
        <w:r w:rsidR="009D2C42" w:rsidRPr="003F3012">
          <w:rPr>
            <w:szCs w:val="18"/>
            <w14:ligatures w14:val="standard"/>
          </w:rPr>
          <w:t>The results</w:t>
        </w:r>
      </w:ins>
      <w:ins w:id="112" w:author="dalan" w:date="2025-07-08T23:27:00Z">
        <w:r w:rsidR="00136EFF" w:rsidRPr="003F3012">
          <w:rPr>
            <w:szCs w:val="18"/>
            <w14:ligatures w14:val="standard"/>
          </w:rPr>
          <w:t xml:space="preserve"> show</w:t>
        </w:r>
        <w:r w:rsidR="002C4A8B" w:rsidRPr="003F3012">
          <w:rPr>
            <w:szCs w:val="18"/>
            <w14:ligatures w14:val="standard"/>
          </w:rPr>
          <w:t>ed</w:t>
        </w:r>
      </w:ins>
      <w:ins w:id="113" w:author="dalan" w:date="2025-07-08T23:34:00Z">
        <w:r w:rsidR="009D2C42" w:rsidRPr="003F3012">
          <w:rPr>
            <w:szCs w:val="18"/>
            <w14:ligatures w14:val="standard"/>
          </w:rPr>
          <w:t xml:space="preserve"> </w:t>
        </w:r>
      </w:ins>
      <w:ins w:id="114" w:author="dalan" w:date="2025-07-08T23:59:00Z">
        <w:r w:rsidR="00927A6D" w:rsidRPr="003F3012">
          <w:rPr>
            <w:szCs w:val="18"/>
            <w14:ligatures w14:val="standard"/>
          </w:rPr>
          <w:t>larger in magnitude</w:t>
        </w:r>
      </w:ins>
      <w:ins w:id="115" w:author="dalan" w:date="2025-07-08T23:27:00Z">
        <w:r w:rsidR="00136EFF" w:rsidRPr="003F3012">
          <w:rPr>
            <w:szCs w:val="18"/>
            <w14:ligatures w14:val="standard"/>
          </w:rPr>
          <w:t xml:space="preserve"> GCE </w:t>
        </w:r>
      </w:ins>
      <w:ins w:id="116" w:author="dalan" w:date="2025-07-09T01:10:00Z">
        <w:r w:rsidR="00284EA5">
          <w:rPr>
            <w:szCs w:val="18"/>
            <w14:ligatures w14:val="standard"/>
          </w:rPr>
          <w:t>in</w:t>
        </w:r>
      </w:ins>
      <w:ins w:id="117" w:author="dalan" w:date="2025-07-08T23:27:00Z">
        <w:r w:rsidR="00136EFF" w:rsidRPr="003F3012">
          <w:rPr>
            <w:szCs w:val="18"/>
            <w14:ligatures w14:val="standard"/>
          </w:rPr>
          <w:t xml:space="preserve"> a</w:t>
        </w:r>
      </w:ins>
      <w:ins w:id="118" w:author="dalan" w:date="2025-07-08T23:28:00Z">
        <w:r w:rsidR="00284EA5">
          <w:rPr>
            <w:szCs w:val="18"/>
            <w14:ligatures w14:val="standard"/>
          </w:rPr>
          <w:t>ction-outcome consisten</w:t>
        </w:r>
      </w:ins>
      <w:ins w:id="119" w:author="dalan" w:date="2025-07-09T01:10:00Z">
        <w:r w:rsidR="00284EA5">
          <w:rPr>
            <w:szCs w:val="18"/>
            <w14:ligatures w14:val="standard"/>
          </w:rPr>
          <w:t>t condition;</w:t>
        </w:r>
      </w:ins>
      <w:ins w:id="120" w:author="dalan" w:date="2025-07-08T23:30:00Z">
        <w:r w:rsidR="00136EFF" w:rsidRPr="003F3012">
          <w:rPr>
            <w:szCs w:val="18"/>
            <w14:ligatures w14:val="standard"/>
          </w:rPr>
          <w:t xml:space="preserve"> moreover, time distribution analyses </w:t>
        </w:r>
      </w:ins>
      <w:ins w:id="121" w:author="dalan" w:date="2025-07-08T23:31:00Z">
        <w:r w:rsidR="002C4A8B" w:rsidRPr="003F3012">
          <w:rPr>
            <w:szCs w:val="18"/>
            <w14:ligatures w14:val="standard"/>
          </w:rPr>
          <w:t>sug</w:t>
        </w:r>
      </w:ins>
      <w:ins w:id="122" w:author="dalan" w:date="2025-07-08T23:35:00Z">
        <w:r w:rsidR="002C4A8B" w:rsidRPr="003F3012">
          <w:rPr>
            <w:szCs w:val="18"/>
            <w14:ligatures w14:val="standard"/>
          </w:rPr>
          <w:t>g</w:t>
        </w:r>
      </w:ins>
      <w:ins w:id="123" w:author="dalan" w:date="2025-07-08T23:31:00Z">
        <w:r w:rsidR="00136EFF" w:rsidRPr="003F3012">
          <w:rPr>
            <w:szCs w:val="18"/>
            <w14:ligatures w14:val="standard"/>
          </w:rPr>
          <w:t xml:space="preserve">ested that the GCE appeared early on, in contrast to </w:t>
        </w:r>
      </w:ins>
      <w:ins w:id="124" w:author="dalan" w:date="2025-07-08T23:32:00Z">
        <w:r w:rsidR="00136EFF" w:rsidRPr="003F3012">
          <w:rPr>
            <w:szCs w:val="18"/>
            <w14:ligatures w14:val="standard"/>
          </w:rPr>
          <w:t xml:space="preserve">control and action-outcome inconsistent conditions. </w:t>
        </w:r>
      </w:ins>
      <w:ins w:id="125" w:author="dalan" w:date="2025-07-08T23:36:00Z">
        <w:r w:rsidR="009453E2" w:rsidRPr="003F3012">
          <w:rPr>
            <w:szCs w:val="18"/>
            <w14:ligatures w14:val="standard"/>
          </w:rPr>
          <w:t>T</w:t>
        </w:r>
      </w:ins>
      <w:ins w:id="126" w:author="dalan" w:date="2025-07-08T23:59:00Z">
        <w:r w:rsidR="00D032C7" w:rsidRPr="003F3012">
          <w:rPr>
            <w:szCs w:val="18"/>
            <w14:ligatures w14:val="standard"/>
          </w:rPr>
          <w:t>ogether, th</w:t>
        </w:r>
      </w:ins>
      <w:ins w:id="127" w:author="dalan" w:date="2025-07-09T00:00:00Z">
        <w:r w:rsidR="00D032C7" w:rsidRPr="003F3012">
          <w:rPr>
            <w:szCs w:val="18"/>
            <w14:ligatures w14:val="standard"/>
          </w:rPr>
          <w:t>ese</w:t>
        </w:r>
      </w:ins>
      <w:ins w:id="128" w:author="dalan" w:date="2025-07-08T23:59:00Z">
        <w:r w:rsidR="001377F6" w:rsidRPr="003F3012">
          <w:rPr>
            <w:szCs w:val="18"/>
            <w14:ligatures w14:val="standard"/>
          </w:rPr>
          <w:t xml:space="preserve"> data</w:t>
        </w:r>
      </w:ins>
      <w:ins w:id="129" w:author="dalan" w:date="2025-07-08T23:36:00Z">
        <w:r w:rsidR="009453E2" w:rsidRPr="003F3012">
          <w:rPr>
            <w:szCs w:val="18"/>
            <w14:ligatures w14:val="standard"/>
          </w:rPr>
          <w:t xml:space="preserve"> point towards a</w:t>
        </w:r>
      </w:ins>
      <w:ins w:id="130" w:author="dalan" w:date="2025-07-08T23:37:00Z">
        <w:r w:rsidR="005B70E5" w:rsidRPr="003F3012">
          <w:rPr>
            <w:szCs w:val="18"/>
            <w14:ligatures w14:val="standard"/>
          </w:rPr>
          <w:t xml:space="preserve"> po</w:t>
        </w:r>
      </w:ins>
      <w:ins w:id="131" w:author="dalan" w:date="2025-07-08T23:38:00Z">
        <w:r w:rsidR="005B70E5" w:rsidRPr="003F3012">
          <w:rPr>
            <w:szCs w:val="18"/>
            <w14:ligatures w14:val="standard"/>
          </w:rPr>
          <w:t xml:space="preserve">ssible </w:t>
        </w:r>
      </w:ins>
      <w:ins w:id="132" w:author="dalan" w:date="2025-07-09T00:06:00Z">
        <w:r w:rsidR="001D25C7" w:rsidRPr="003F3012">
          <w:rPr>
            <w:szCs w:val="18"/>
            <w14:ligatures w14:val="standard"/>
          </w:rPr>
          <w:t>(</w:t>
        </w:r>
      </w:ins>
      <w:ins w:id="133" w:author="dalan" w:date="2025-07-08T23:53:00Z">
        <w:r w:rsidR="00371F10" w:rsidRPr="003F3012">
          <w:rPr>
            <w:szCs w:val="18"/>
            <w14:ligatures w14:val="standard"/>
          </w:rPr>
          <w:t>facilitative</w:t>
        </w:r>
      </w:ins>
      <w:ins w:id="134" w:author="dalan" w:date="2025-07-09T00:06:00Z">
        <w:r w:rsidR="001D25C7" w:rsidRPr="003F3012">
          <w:rPr>
            <w:szCs w:val="18"/>
            <w14:ligatures w14:val="standard"/>
          </w:rPr>
          <w:t>)</w:t>
        </w:r>
      </w:ins>
      <w:ins w:id="135" w:author="dalan" w:date="2025-07-08T23:53:00Z">
        <w:r w:rsidR="00371F10" w:rsidRPr="003F3012">
          <w:rPr>
            <w:szCs w:val="18"/>
            <w14:ligatures w14:val="standard"/>
          </w:rPr>
          <w:t xml:space="preserve"> </w:t>
        </w:r>
      </w:ins>
      <w:ins w:id="136" w:author="dalan" w:date="2025-07-08T23:40:00Z">
        <w:r w:rsidR="007030C1" w:rsidRPr="003F3012">
          <w:rPr>
            <w:szCs w:val="18"/>
            <w14:ligatures w14:val="standard"/>
          </w:rPr>
          <w:t>link between action control and</w:t>
        </w:r>
      </w:ins>
      <w:ins w:id="137" w:author="dalan" w:date="2025-07-08T23:54:00Z">
        <w:r w:rsidR="00927A6D" w:rsidRPr="003F3012">
          <w:rPr>
            <w:szCs w:val="18"/>
            <w14:ligatures w14:val="standard"/>
          </w:rPr>
          <w:t xml:space="preserve"> </w:t>
        </w:r>
      </w:ins>
      <w:ins w:id="138" w:author="dalan" w:date="2025-07-09T00:02:00Z">
        <w:r w:rsidR="00203E2A" w:rsidRPr="003F3012">
          <w:rPr>
            <w:szCs w:val="18"/>
            <w14:ligatures w14:val="standard"/>
          </w:rPr>
          <w:t>social attentional orienting</w:t>
        </w:r>
      </w:ins>
      <w:ins w:id="139" w:author="dalan" w:date="2025-07-09T00:01:00Z">
        <w:r w:rsidR="003A57A4" w:rsidRPr="003F3012">
          <w:rPr>
            <w:szCs w:val="18"/>
            <w14:ligatures w14:val="standard"/>
          </w:rPr>
          <w:t>.</w:t>
        </w:r>
      </w:ins>
    </w:p>
    <w:p w14:paraId="5F74EE97" w14:textId="54D8109F" w:rsidR="004023EC" w:rsidRPr="004023EC" w:rsidDel="00090531" w:rsidRDefault="004023EC" w:rsidP="00090531">
      <w:pPr>
        <w:pStyle w:val="Abstract"/>
        <w:rPr>
          <w:del w:id="140" w:author="Karolina Staikova" w:date="2025-07-11T07:33:00Z"/>
          <w14:ligatures w14:val="standard"/>
        </w:rPr>
      </w:pPr>
      <w:del w:id="141" w:author="dalan" w:date="2025-07-09T00:04:00Z">
        <w:r w:rsidRPr="00FD2AD8" w:rsidDel="008E0DF9">
          <w:rPr>
            <w:highlight w:val="darkCyan"/>
            <w14:ligatures w14:val="standard"/>
          </w:rPr>
          <w:delText xml:space="preserve">Results revealed a </w:delText>
        </w:r>
        <w:r w:rsidR="00240D20" w:rsidRPr="00FD2AD8" w:rsidDel="008E0DF9">
          <w:rPr>
            <w:highlight w:val="darkCyan"/>
            <w14:ligatures w14:val="standard"/>
          </w:rPr>
          <w:delText xml:space="preserve">significant difference </w:delText>
        </w:r>
        <w:r w:rsidR="00FD2AD8" w:rsidRPr="00FD2AD8" w:rsidDel="008E0DF9">
          <w:rPr>
            <w:highlight w:val="darkCyan"/>
            <w14:ligatures w14:val="standard"/>
          </w:rPr>
          <w:delText xml:space="preserve">between the passive (control) and active (action-consistent and action-inconsistent) conditions with stronger GCE observed in the active conditions and surprisingly no GCE in the passive one. </w:delText>
        </w:r>
        <w:r w:rsidRPr="00FD2AD8" w:rsidDel="008E0DF9">
          <w:rPr>
            <w:highlight w:val="darkCyan"/>
            <w14:ligatures w14:val="standard"/>
          </w:rPr>
          <w:delText xml:space="preserve">These findings </w:delText>
        </w:r>
        <w:r w:rsidR="00FD2AD8" w:rsidRPr="00FD2AD8" w:rsidDel="008E0DF9">
          <w:rPr>
            <w:highlight w:val="darkCyan"/>
            <w14:ligatures w14:val="standard"/>
          </w:rPr>
          <w:delText>backup the idea of strong social and dispositional modulations of GCE and extent the SoA domain of influence beyond the realm of perception, attentional allocation and motor functioning.</w:delText>
        </w:r>
        <w:r w:rsidR="00FD2AD8" w:rsidDel="008E0DF9">
          <w:rPr>
            <w14:ligatures w14:val="standard"/>
          </w:rPr>
          <w:delText xml:space="preserve"> </w:delText>
        </w:r>
        <w:r w:rsidRPr="004023EC" w:rsidDel="008E0DF9">
          <w:rPr>
            <w14:ligatures w14:val="standard"/>
          </w:rPr>
          <w:delText> </w:delText>
        </w:r>
      </w:del>
    </w:p>
    <w:p w14:paraId="23F1F08C" w14:textId="3C185CDE" w:rsidR="006F050A" w:rsidRPr="00F36726" w:rsidDel="00090531" w:rsidRDefault="00E87E12" w:rsidP="00090531">
      <w:pPr>
        <w:pStyle w:val="Abstract"/>
        <w:rPr>
          <w:del w:id="142" w:author="Karolina Staikova" w:date="2025-07-11T07:33:00Z"/>
          <w:highlight w:val="yellow"/>
          <w14:ligatures w14:val="standard"/>
        </w:rPr>
      </w:pPr>
      <w:del w:id="143" w:author="Karolina Staikova" w:date="2025-07-11T07:33:00Z">
        <w:r w:rsidRPr="00F36726" w:rsidDel="00090531">
          <w:rPr>
            <w:highlight w:val="yellow"/>
            <w14:ligatures w14:val="standard"/>
          </w:rPr>
          <w:delText>S</w:delText>
        </w:r>
        <w:r w:rsidR="0014244B" w:rsidRPr="00F36726" w:rsidDel="00090531">
          <w:rPr>
            <w:highlight w:val="yellow"/>
            <w14:ligatures w14:val="standard"/>
          </w:rPr>
          <w:delText xml:space="preserve">ome specific values are required to create a standard layout </w:delText>
        </w:r>
        <w:r w:rsidR="00AB2327" w:rsidRPr="00F36726" w:rsidDel="00090531">
          <w:rPr>
            <w:highlight w:val="yellow"/>
            <w14:ligatures w14:val="standard"/>
          </w:rPr>
          <w:delText>by choosing a</w:delText>
        </w:r>
        <w:r w:rsidR="0014244B" w:rsidRPr="00F36726" w:rsidDel="00090531">
          <w:rPr>
            <w:highlight w:val="yellow"/>
            <w14:ligatures w14:val="standard"/>
          </w:rPr>
          <w:delText xml:space="preserve"> template for the journals or proceedings. So once </w:delText>
        </w:r>
        <w:r w:rsidR="00AB2327" w:rsidRPr="00F36726" w:rsidDel="00090531">
          <w:rPr>
            <w:highlight w:val="yellow"/>
            <w14:ligatures w14:val="standard"/>
          </w:rPr>
          <w:delText xml:space="preserve">the </w:delText>
        </w:r>
        <w:r w:rsidR="0014244B" w:rsidRPr="00F36726" w:rsidDel="00090531">
          <w:rPr>
            <w:highlight w:val="yellow"/>
            <w14:ligatures w14:val="standard"/>
          </w:rPr>
          <w:delText>user choose</w:delText>
        </w:r>
        <w:r w:rsidR="00AB2327" w:rsidRPr="00F36726" w:rsidDel="00090531">
          <w:rPr>
            <w:highlight w:val="yellow"/>
            <w14:ligatures w14:val="standard"/>
          </w:rPr>
          <w:delText>s</w:delText>
        </w:r>
        <w:r w:rsidR="0014244B" w:rsidRPr="00F36726" w:rsidDel="00090531">
          <w:rPr>
            <w:highlight w:val="yellow"/>
            <w14:ligatures w14:val="standard"/>
          </w:rPr>
          <w:delText xml:space="preserve"> </w:delText>
        </w:r>
        <w:r w:rsidR="000713CD" w:rsidRPr="00F36726" w:rsidDel="00090531">
          <w:rPr>
            <w:highlight w:val="yellow"/>
            <w14:ligatures w14:val="standard"/>
          </w:rPr>
          <w:delText>one of the template layout style</w:delText>
        </w:r>
        <w:r w:rsidR="00AB2327" w:rsidRPr="00F36726" w:rsidDel="00090531">
          <w:rPr>
            <w:highlight w:val="yellow"/>
            <w14:ligatures w14:val="standard"/>
          </w:rPr>
          <w:delText>s</w:delText>
        </w:r>
        <w:r w:rsidR="000713CD" w:rsidRPr="00F36726" w:rsidDel="00090531">
          <w:rPr>
            <w:highlight w:val="yellow"/>
            <w14:ligatures w14:val="standard"/>
          </w:rPr>
          <w:delText>,</w:delText>
        </w:r>
        <w:r w:rsidR="00DC112E" w:rsidRPr="00F36726" w:rsidDel="00090531">
          <w:rPr>
            <w:highlight w:val="yellow"/>
            <w14:ligatures w14:val="standard"/>
          </w:rPr>
          <w:delText xml:space="preserve"> the respective Journal </w:delText>
        </w:r>
        <w:r w:rsidR="000713CD" w:rsidRPr="00F36726" w:rsidDel="00090531">
          <w:rPr>
            <w:highlight w:val="yellow"/>
            <w14:ligatures w14:val="standard"/>
          </w:rPr>
          <w:delText>or</w:delText>
        </w:r>
        <w:r w:rsidR="00DC112E" w:rsidRPr="00F36726" w:rsidDel="00090531">
          <w:rPr>
            <w:highlight w:val="yellow"/>
            <w14:ligatures w14:val="standard"/>
          </w:rPr>
          <w:delText xml:space="preserve"> Conference details dialog box</w:delText>
        </w:r>
        <w:r w:rsidR="00127D30" w:rsidRPr="00F36726" w:rsidDel="00090531">
          <w:rPr>
            <w:highlight w:val="yellow"/>
            <w14:ligatures w14:val="standard"/>
          </w:rPr>
          <w:delText xml:space="preserve"> (</w:delText>
        </w:r>
      </w:del>
      <w:del w:id="144" w:author="Karolina Staikova" w:date="2025-07-10T09:31:00Z">
        <w:r w:rsidR="00127D30" w:rsidRPr="00F36726" w:rsidDel="00A57D46">
          <w:rPr>
            <w:highlight w:val="yellow"/>
            <w14:ligatures w14:val="standard"/>
          </w:rPr>
          <w:delText>i.e.</w:delText>
        </w:r>
      </w:del>
      <w:del w:id="145" w:author="Karolina Staikova" w:date="2025-07-11T07:33:00Z">
        <w:r w:rsidR="00127D30" w:rsidRPr="00F36726" w:rsidDel="00090531">
          <w:rPr>
            <w:highlight w:val="yellow"/>
            <w14:ligatures w14:val="standard"/>
          </w:rPr>
          <w:delText xml:space="preserve"> </w:delText>
        </w:r>
        <w:r w:rsidR="00127D30" w:rsidRPr="00F36726" w:rsidDel="00090531">
          <w:rPr>
            <w:b/>
            <w:highlight w:val="yellow"/>
            <w14:ligatures w14:val="standard"/>
          </w:rPr>
          <w:delText xml:space="preserve">journal/conference </w:delText>
        </w:r>
        <w:r w:rsidR="000739F9" w:rsidRPr="00F36726" w:rsidDel="00090531">
          <w:rPr>
            <w:b/>
            <w:highlight w:val="yellow"/>
            <w14:ligatures w14:val="standard"/>
          </w:rPr>
          <w:delText>acronym</w:delText>
        </w:r>
        <w:r w:rsidR="00127D30" w:rsidRPr="00F36726" w:rsidDel="00090531">
          <w:rPr>
            <w:b/>
            <w:highlight w:val="yellow"/>
            <w14:ligatures w14:val="standard"/>
          </w:rPr>
          <w:delText xml:space="preserve">, </w:delText>
        </w:r>
        <w:r w:rsidR="00F74DA3" w:rsidRPr="00F36726" w:rsidDel="00090531">
          <w:rPr>
            <w:b/>
            <w:highlight w:val="yellow"/>
            <w14:ligatures w14:val="standard"/>
          </w:rPr>
          <w:delText>DOI</w:delText>
        </w:r>
        <w:r w:rsidR="00127D30" w:rsidRPr="00F36726" w:rsidDel="00090531">
          <w:rPr>
            <w:b/>
            <w:highlight w:val="yellow"/>
            <w14:ligatures w14:val="standard"/>
          </w:rPr>
          <w:delText xml:space="preserve">, </w:delText>
        </w:r>
        <w:r w:rsidR="00F74DA3" w:rsidRPr="00F36726" w:rsidDel="00090531">
          <w:rPr>
            <w:b/>
            <w:highlight w:val="yellow"/>
            <w14:ligatures w14:val="standard"/>
          </w:rPr>
          <w:delText>ISBN</w:delText>
        </w:r>
        <w:r w:rsidR="000713CD" w:rsidRPr="00F36726" w:rsidDel="00090531">
          <w:rPr>
            <w:b/>
            <w:highlight w:val="yellow"/>
            <w14:ligatures w14:val="standard"/>
          </w:rPr>
          <w:delText>,</w:delText>
        </w:r>
        <w:r w:rsidR="00127D30" w:rsidRPr="00F36726" w:rsidDel="00090531">
          <w:rPr>
            <w:b/>
            <w:highlight w:val="yellow"/>
            <w14:ligatures w14:val="standard"/>
          </w:rPr>
          <w:delText xml:space="preserve"> copyright</w:delText>
        </w:r>
        <w:r w:rsidR="000739F9" w:rsidRPr="00F36726" w:rsidDel="00090531">
          <w:rPr>
            <w:b/>
            <w:highlight w:val="yellow"/>
            <w14:ligatures w14:val="standard"/>
          </w:rPr>
          <w:delText>,</w:delText>
        </w:r>
        <w:r w:rsidR="00127D30" w:rsidRPr="00F36726" w:rsidDel="00090531">
          <w:rPr>
            <w:b/>
            <w:highlight w:val="yellow"/>
            <w14:ligatures w14:val="standard"/>
          </w:rPr>
          <w:delText xml:space="preserve"> </w:delText>
        </w:r>
        <w:r w:rsidR="000739F9" w:rsidRPr="00F36726" w:rsidDel="00090531">
          <w:rPr>
            <w:b/>
            <w:highlight w:val="yellow"/>
            <w14:ligatures w14:val="standard"/>
          </w:rPr>
          <w:delText>year</w:delText>
        </w:r>
        <w:r w:rsidR="00F74DA3" w:rsidRPr="00F36726" w:rsidDel="00090531">
          <w:rPr>
            <w:b/>
            <w:highlight w:val="yellow"/>
            <w14:ligatures w14:val="standard"/>
          </w:rPr>
          <w:delText>,</w:delText>
        </w:r>
        <w:r w:rsidR="000739F9" w:rsidRPr="00F36726" w:rsidDel="00090531">
          <w:rPr>
            <w:b/>
            <w:highlight w:val="yellow"/>
            <w14:ligatures w14:val="standard"/>
          </w:rPr>
          <w:delText xml:space="preserve"> </w:delText>
        </w:r>
        <w:r w:rsidR="00127D30" w:rsidRPr="00F36726" w:rsidDel="00090531">
          <w:rPr>
            <w:b/>
            <w:highlight w:val="yellow"/>
            <w14:ligatures w14:val="standard"/>
          </w:rPr>
          <w:delText>etc.</w:delText>
        </w:r>
        <w:r w:rsidR="00127D30" w:rsidRPr="00F36726" w:rsidDel="00090531">
          <w:rPr>
            <w:highlight w:val="yellow"/>
            <w14:ligatures w14:val="standard"/>
          </w:rPr>
          <w:delText>)</w:delText>
        </w:r>
        <w:r w:rsidR="006F050A" w:rsidRPr="00F36726" w:rsidDel="00090531">
          <w:rPr>
            <w:highlight w:val="yellow"/>
            <w14:ligatures w14:val="standard"/>
          </w:rPr>
          <w:delText xml:space="preserve"> </w:delText>
        </w:r>
        <w:r w:rsidR="00AB2327" w:rsidRPr="00F36726" w:rsidDel="00090531">
          <w:rPr>
            <w:highlight w:val="yellow"/>
            <w14:ligatures w14:val="standard"/>
          </w:rPr>
          <w:delText>will appear as a</w:delText>
        </w:r>
        <w:r w:rsidR="006F050A" w:rsidRPr="00F36726" w:rsidDel="00090531">
          <w:rPr>
            <w:highlight w:val="yellow"/>
            <w14:ligatures w14:val="standard"/>
          </w:rPr>
          <w:delText xml:space="preserve"> prompt during </w:delText>
        </w:r>
        <w:r w:rsidR="00C41AE1" w:rsidRPr="00F36726" w:rsidDel="00090531">
          <w:rPr>
            <w:highlight w:val="yellow"/>
            <w14:ligatures w14:val="standard"/>
          </w:rPr>
          <w:delText xml:space="preserve">the </w:delText>
        </w:r>
        <w:r w:rsidR="006F050A" w:rsidRPr="00F36726" w:rsidDel="00090531">
          <w:rPr>
            <w:highlight w:val="yellow"/>
            <w14:ligatures w14:val="standard"/>
          </w:rPr>
          <w:delText xml:space="preserve">Define </w:delText>
        </w:r>
        <w:r w:rsidR="00C41AE1" w:rsidRPr="00F36726" w:rsidDel="00090531">
          <w:rPr>
            <w:highlight w:val="yellow"/>
            <w14:ligatures w14:val="standard"/>
          </w:rPr>
          <w:delText>Template Style</w:delText>
        </w:r>
        <w:r w:rsidR="006F050A" w:rsidRPr="00F36726" w:rsidDel="00090531">
          <w:rPr>
            <w:highlight w:val="yellow"/>
            <w14:ligatures w14:val="standard"/>
          </w:rPr>
          <w:delText xml:space="preserve"> functionality</w:delText>
        </w:r>
        <w:r w:rsidR="00DC112E" w:rsidRPr="00F36726" w:rsidDel="00090531">
          <w:rPr>
            <w:highlight w:val="yellow"/>
            <w14:ligatures w14:val="standard"/>
          </w:rPr>
          <w:delText xml:space="preserve">. </w:delText>
        </w:r>
        <w:r w:rsidR="000713CD" w:rsidRPr="00F36726" w:rsidDel="00090531">
          <w:rPr>
            <w:highlight w:val="yellow"/>
            <w14:ligatures w14:val="standard"/>
          </w:rPr>
          <w:delText>The user should fill these values</w:delText>
        </w:r>
        <w:r w:rsidR="00321DDC" w:rsidRPr="00F36726" w:rsidDel="00090531">
          <w:rPr>
            <w:highlight w:val="yellow"/>
            <w14:ligatures w14:val="standard"/>
          </w:rPr>
          <w:delText>,</w:delText>
        </w:r>
        <w:r w:rsidR="000713CD" w:rsidRPr="00F36726" w:rsidDel="00090531">
          <w:rPr>
            <w:highlight w:val="yellow"/>
            <w14:ligatures w14:val="standard"/>
          </w:rPr>
          <w:delText xml:space="preserve"> </w:delText>
        </w:r>
        <w:r w:rsidR="00321DDC" w:rsidRPr="00F36726" w:rsidDel="00090531">
          <w:rPr>
            <w:highlight w:val="yellow"/>
            <w14:ligatures w14:val="standard"/>
          </w:rPr>
          <w:delText>after</w:delText>
        </w:r>
        <w:r w:rsidR="000713CD" w:rsidRPr="00F36726" w:rsidDel="00090531">
          <w:rPr>
            <w:highlight w:val="yellow"/>
            <w14:ligatures w14:val="standard"/>
          </w:rPr>
          <w:delText xml:space="preserve"> </w:delText>
        </w:r>
        <w:r w:rsidR="00321DDC" w:rsidRPr="00F36726" w:rsidDel="00090531">
          <w:rPr>
            <w:highlight w:val="yellow"/>
            <w14:ligatures w14:val="standard"/>
          </w:rPr>
          <w:delText>which the</w:delText>
        </w:r>
        <w:r w:rsidR="000713CD" w:rsidRPr="00F36726" w:rsidDel="00090531">
          <w:rPr>
            <w:highlight w:val="yellow"/>
            <w14:ligatures w14:val="standard"/>
          </w:rPr>
          <w:delText xml:space="preserve"> template creates </w:delText>
        </w:r>
        <w:r w:rsidR="00321DDC" w:rsidRPr="00F36726" w:rsidDel="00090531">
          <w:rPr>
            <w:highlight w:val="yellow"/>
            <w14:ligatures w14:val="standard"/>
          </w:rPr>
          <w:delText>the</w:delText>
        </w:r>
        <w:r w:rsidR="000713CD" w:rsidRPr="00F36726" w:rsidDel="00090531">
          <w:rPr>
            <w:highlight w:val="yellow"/>
            <w14:ligatures w14:val="standard"/>
          </w:rPr>
          <w:delText xml:space="preserve"> desired layout of the paper. </w:delText>
        </w:r>
        <w:r w:rsidR="00321DDC" w:rsidRPr="00F36726" w:rsidDel="00090531">
          <w:rPr>
            <w:highlight w:val="yellow"/>
            <w14:ligatures w14:val="standard"/>
          </w:rPr>
          <w:delText>The u</w:delText>
        </w:r>
        <w:r w:rsidR="00127D30" w:rsidRPr="00F36726" w:rsidDel="00090531">
          <w:rPr>
            <w:highlight w:val="yellow"/>
            <w14:ligatures w14:val="standard"/>
          </w:rPr>
          <w:delText>ser can now</w:delText>
        </w:r>
        <w:r w:rsidR="00DC112E" w:rsidRPr="00F36726" w:rsidDel="00090531">
          <w:rPr>
            <w:highlight w:val="yellow"/>
            <w14:ligatures w14:val="standard"/>
          </w:rPr>
          <w:delText xml:space="preserve"> create </w:delText>
        </w:r>
        <w:r w:rsidR="00321DDC" w:rsidRPr="00F36726" w:rsidDel="00090531">
          <w:rPr>
            <w:highlight w:val="yellow"/>
            <w14:ligatures w14:val="standard"/>
          </w:rPr>
          <w:delText xml:space="preserve">a </w:delText>
        </w:r>
        <w:r w:rsidR="00DC112E" w:rsidRPr="00F36726" w:rsidDel="00090531">
          <w:rPr>
            <w:highlight w:val="yellow"/>
            <w14:ligatures w14:val="standard"/>
          </w:rPr>
          <w:delText xml:space="preserve">PDF of </w:delText>
        </w:r>
        <w:r w:rsidR="00127D30" w:rsidRPr="00F36726" w:rsidDel="00090531">
          <w:rPr>
            <w:highlight w:val="yellow"/>
            <w14:ligatures w14:val="standard"/>
          </w:rPr>
          <w:delText>his/her</w:delText>
        </w:r>
        <w:r w:rsidR="00DC112E" w:rsidRPr="00F36726" w:rsidDel="00090531">
          <w:rPr>
            <w:highlight w:val="yellow"/>
            <w14:ligatures w14:val="standard"/>
          </w:rPr>
          <w:delText xml:space="preserve"> manuscript using </w:delText>
        </w:r>
        <w:r w:rsidR="00321DDC" w:rsidRPr="00F36726" w:rsidDel="00090531">
          <w:rPr>
            <w:highlight w:val="yellow"/>
            <w14:ligatures w14:val="standard"/>
          </w:rPr>
          <w:delText xml:space="preserve">the </w:delText>
        </w:r>
        <w:r w:rsidR="00DC112E" w:rsidRPr="00F36726" w:rsidDel="00090531">
          <w:rPr>
            <w:highlight w:val="yellow"/>
            <w14:ligatures w14:val="standard"/>
          </w:rPr>
          <w:delText>“</w:delText>
        </w:r>
        <w:r w:rsidR="00DC112E" w:rsidRPr="00F36726" w:rsidDel="00090531">
          <w:rPr>
            <w:i/>
            <w:highlight w:val="yellow"/>
            <w14:ligatures w14:val="standard"/>
          </w:rPr>
          <w:delText>Save as PDF</w:delText>
        </w:r>
        <w:r w:rsidR="00DC112E" w:rsidRPr="00F36726" w:rsidDel="00090531">
          <w:rPr>
            <w:highlight w:val="yellow"/>
            <w14:ligatures w14:val="standard"/>
          </w:rPr>
          <w:delText>” option.</w:delText>
        </w:r>
      </w:del>
    </w:p>
    <w:p w14:paraId="13A5FA10" w14:textId="29C1E397" w:rsidR="00F30418" w:rsidRPr="00586A35" w:rsidRDefault="00DC112E" w:rsidP="00090531">
      <w:pPr>
        <w:pStyle w:val="Abstract"/>
        <w:rPr>
          <w:lang w:val="en-GB" w:eastAsia="ja-JP"/>
          <w14:ligatures w14:val="standard"/>
        </w:rPr>
      </w:pPr>
      <w:del w:id="146" w:author="Karolina Staikova" w:date="2025-07-11T07:33:00Z">
        <w:r w:rsidRPr="00F36726" w:rsidDel="00090531">
          <w:rPr>
            <w:rFonts w:eastAsia="Verdana"/>
            <w:highlight w:val="yellow"/>
            <w14:ligatures w14:val="standard"/>
          </w:rPr>
          <w:delText>If</w:delText>
        </w:r>
        <w:r w:rsidRPr="00F36726" w:rsidDel="00090531">
          <w:rPr>
            <w:highlight w:val="yellow"/>
            <w14:ligatures w14:val="standard"/>
          </w:rPr>
          <w:delText xml:space="preserve"> </w:delText>
        </w:r>
        <w:r w:rsidR="00052A1A" w:rsidRPr="00F36726" w:rsidDel="00090531">
          <w:rPr>
            <w:highlight w:val="yellow"/>
            <w14:ligatures w14:val="standard"/>
          </w:rPr>
          <w:delText xml:space="preserve">the </w:delText>
        </w:r>
        <w:r w:rsidR="00127D30" w:rsidRPr="00F36726" w:rsidDel="00090531">
          <w:rPr>
            <w:highlight w:val="yellow"/>
            <w14:ligatures w14:val="standard"/>
          </w:rPr>
          <w:delText>user</w:delText>
        </w:r>
        <w:r w:rsidRPr="00F36726" w:rsidDel="00090531">
          <w:rPr>
            <w:highlight w:val="yellow"/>
            <w14:ligatures w14:val="standard"/>
          </w:rPr>
          <w:delText xml:space="preserve"> </w:delText>
        </w:r>
        <w:r w:rsidR="00127D30" w:rsidRPr="00F36726" w:rsidDel="00090531">
          <w:rPr>
            <w:highlight w:val="yellow"/>
            <w14:ligatures w14:val="standard"/>
          </w:rPr>
          <w:delText>is</w:delText>
        </w:r>
        <w:r w:rsidRPr="00F36726" w:rsidDel="00090531">
          <w:rPr>
            <w:highlight w:val="yellow"/>
            <w14:ligatures w14:val="standard"/>
          </w:rPr>
          <w:delText xml:space="preserve"> adding any new data, </w:delText>
        </w:r>
        <w:r w:rsidR="00C4538D" w:rsidRPr="00F36726" w:rsidDel="00090531">
          <w:rPr>
            <w:highlight w:val="yellow"/>
            <w14:ligatures w14:val="standard"/>
          </w:rPr>
          <w:delText>they should</w:delText>
        </w:r>
        <w:r w:rsidRPr="00F36726" w:rsidDel="00090531">
          <w:rPr>
            <w:highlight w:val="yellow"/>
            <w14:ligatures w14:val="standard"/>
          </w:rPr>
          <w:delText xml:space="preserve"> make sure to style it as per the instructions provided in previous sections. Carry out the steps for Cross-linking, Fundref data, adding Document History (specific to</w:delText>
        </w:r>
        <w:r w:rsidR="00C4538D" w:rsidRPr="00F36726" w:rsidDel="00090531">
          <w:rPr>
            <w:highlight w:val="yellow"/>
            <w14:ligatures w14:val="standard"/>
          </w:rPr>
          <w:delText xml:space="preserve"> jour</w:delText>
        </w:r>
        <w:r w:rsidRPr="00F36726" w:rsidDel="00090531">
          <w:rPr>
            <w:highlight w:val="yellow"/>
            <w14:ligatures w14:val="standard"/>
          </w:rPr>
          <w:delText>nal submission)</w:delText>
        </w:r>
        <w:r w:rsidR="00C4538D" w:rsidRPr="00F36726" w:rsidDel="00090531">
          <w:rPr>
            <w:highlight w:val="yellow"/>
            <w14:ligatures w14:val="standard"/>
          </w:rPr>
          <w:delText>,</w:delText>
        </w:r>
        <w:r w:rsidRPr="00F36726" w:rsidDel="00090531">
          <w:rPr>
            <w:highlight w:val="yellow"/>
            <w14:ligatures w14:val="standard"/>
          </w:rPr>
          <w:delText xml:space="preserve"> and finally</w:delText>
        </w:r>
        <w:r w:rsidR="00C4538D" w:rsidRPr="00F36726" w:rsidDel="00090531">
          <w:rPr>
            <w:highlight w:val="yellow"/>
            <w14:ligatures w14:val="standard"/>
          </w:rPr>
          <w:delText>,</w:delText>
        </w:r>
        <w:r w:rsidRPr="00F36726" w:rsidDel="00090531">
          <w:rPr>
            <w:highlight w:val="yellow"/>
            <w14:ligatures w14:val="standard"/>
          </w:rPr>
          <w:delText xml:space="preserve"> Manuscript validation and placing the respective metadata (Bibstrip/copyright text)</w:delText>
        </w:r>
        <w:r w:rsidRPr="00F36726" w:rsidDel="00090531">
          <w:rPr>
            <w:rStyle w:val="FootnoteReference"/>
            <w:highlight w:val="yellow"/>
            <w14:ligatures w14:val="standard"/>
          </w:rPr>
          <w:footnoteReference w:id="2"/>
        </w:r>
        <w:r w:rsidRPr="00F36726" w:rsidDel="00090531">
          <w:rPr>
            <w:highlight w:val="yellow"/>
            <w14:ligatures w14:val="standard"/>
          </w:rPr>
          <w:delText xml:space="preserve"> while applying the required template.</w:delText>
        </w:r>
      </w:del>
    </w:p>
    <w:p w14:paraId="6176EB10" w14:textId="285A83D9" w:rsidR="0007392C" w:rsidRPr="00586A35" w:rsidDel="00043BE0" w:rsidRDefault="00675128" w:rsidP="00675128">
      <w:pPr>
        <w:pStyle w:val="CCSHead"/>
        <w:rPr>
          <w:del w:id="149" w:author="Karolina Staikova" w:date="2025-07-11T08:17:00Z"/>
          <w:lang w:eastAsia="it-IT"/>
          <w14:ligatures w14:val="standard"/>
        </w:rPr>
      </w:pPr>
      <w:del w:id="150" w:author="Karolina Staikova" w:date="2025-07-11T08:17:00Z">
        <w:r w:rsidRPr="00586A35" w:rsidDel="00043BE0">
          <w:rPr>
            <w:lang w:eastAsia="it-IT"/>
            <w14:ligatures w14:val="standard"/>
          </w:rPr>
          <w:delText>CCS CONCEPTS</w:delText>
        </w:r>
      </w:del>
    </w:p>
    <w:p w14:paraId="2A24A7F2" w14:textId="3891D445" w:rsidR="007D3C28" w:rsidRPr="00586A35" w:rsidDel="00043BE0" w:rsidRDefault="003C3338" w:rsidP="00675128">
      <w:pPr>
        <w:pStyle w:val="CCSDescription"/>
        <w:rPr>
          <w:del w:id="151" w:author="Karolina Staikova" w:date="2025-07-11T08:17:00Z"/>
          <w:rFonts w:cs="Linux Libertine"/>
          <w14:ligatures w14:val="standard"/>
        </w:rPr>
      </w:pPr>
      <w:del w:id="152" w:author="Karolina Staikova" w:date="2025-07-11T08:17:00Z">
        <w:r w:rsidRPr="00586A35" w:rsidDel="00043BE0">
          <w:rPr>
            <w14:ligatures w14:val="standard"/>
          </w:rPr>
          <w:delText>• </w:delText>
        </w:r>
        <w:r w:rsidR="00B46551" w:rsidRPr="00F36726" w:rsidDel="00043BE0">
          <w:rPr>
            <w:highlight w:val="yellow"/>
            <w:lang w:eastAsia="it-IT"/>
            <w14:ligatures w14:val="standard"/>
          </w:rPr>
          <w:delText>Insert CCS text</w:delText>
        </w:r>
        <w:r w:rsidRPr="00F36726" w:rsidDel="00043BE0">
          <w:rPr>
            <w:highlight w:val="yellow"/>
            <w14:ligatures w14:val="standard"/>
          </w:rPr>
          <w:delText> </w:delText>
        </w:r>
        <w:r w:rsidR="00B46551" w:rsidRPr="00F36726" w:rsidDel="00043BE0">
          <w:rPr>
            <w:highlight w:val="yellow"/>
            <w14:ligatures w14:val="standard"/>
          </w:rPr>
          <w:delText>here</w:delText>
        </w:r>
        <w:r w:rsidRPr="00F36726" w:rsidDel="00043BE0">
          <w:rPr>
            <w:highlight w:val="yellow"/>
            <w14:ligatures w14:val="standard"/>
          </w:rPr>
          <w:delText xml:space="preserve"> • </w:delText>
        </w:r>
        <w:r w:rsidR="00B46551" w:rsidRPr="00F36726" w:rsidDel="00043BE0">
          <w:rPr>
            <w:highlight w:val="yellow"/>
            <w:lang w:eastAsia="it-IT"/>
            <w14:ligatures w14:val="standard"/>
          </w:rPr>
          <w:delText>Insert CCS text</w:delText>
        </w:r>
        <w:r w:rsidR="00B46551" w:rsidRPr="00F36726" w:rsidDel="00043BE0">
          <w:rPr>
            <w:highlight w:val="yellow"/>
            <w14:ligatures w14:val="standard"/>
          </w:rPr>
          <w:delText> here</w:delText>
        </w:r>
        <w:r w:rsidRPr="00F36726" w:rsidDel="00043BE0">
          <w:rPr>
            <w:highlight w:val="yellow"/>
            <w14:ligatures w14:val="standard"/>
          </w:rPr>
          <w:delText>   • </w:delText>
        </w:r>
        <w:r w:rsidR="00B46551" w:rsidRPr="00F36726" w:rsidDel="00043BE0">
          <w:rPr>
            <w:highlight w:val="yellow"/>
            <w:lang w:eastAsia="it-IT"/>
            <w14:ligatures w14:val="standard"/>
          </w:rPr>
          <w:delText>Insert CCS text</w:delText>
        </w:r>
        <w:r w:rsidR="00B46551" w:rsidRPr="00F36726" w:rsidDel="00043BE0">
          <w:rPr>
            <w:highlight w:val="yellow"/>
            <w14:ligatures w14:val="standard"/>
          </w:rPr>
          <w:delText> here</w:delText>
        </w:r>
      </w:del>
    </w:p>
    <w:p w14:paraId="5B4BAE4D"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016AB371" w14:textId="77777777" w:rsidR="0007392C" w:rsidRPr="00586A35" w:rsidRDefault="00DF15B7" w:rsidP="00675128">
      <w:pPr>
        <w:pStyle w:val="KeyWords"/>
        <w:rPr>
          <w:lang w:eastAsia="it-IT"/>
          <w14:ligatures w14:val="standard"/>
        </w:rPr>
      </w:pPr>
      <w:r w:rsidRPr="002D1916">
        <w:rPr>
          <w:lang w:eastAsia="it-IT"/>
          <w14:ligatures w14:val="standard"/>
          <w:rPrChange w:id="153" w:author="dalan" w:date="2025-07-09T20:29:00Z">
            <w:rPr>
              <w:highlight w:val="darkCyan"/>
              <w:lang w:eastAsia="it-IT"/>
              <w14:ligatures w14:val="standard"/>
            </w:rPr>
          </w:rPrChange>
        </w:rPr>
        <w:t xml:space="preserve">Gaze cuing, </w:t>
      </w:r>
      <w:ins w:id="154" w:author="dalan" w:date="2025-07-09T00:07:00Z">
        <w:r w:rsidR="00942742" w:rsidRPr="002D1916">
          <w:rPr>
            <w:lang w:eastAsia="it-IT"/>
            <w14:ligatures w14:val="standard"/>
            <w:rPrChange w:id="155" w:author="dalan" w:date="2025-07-09T20:29:00Z">
              <w:rPr>
                <w:highlight w:val="darkCyan"/>
                <w:lang w:eastAsia="it-IT"/>
                <w14:ligatures w14:val="standard"/>
              </w:rPr>
            </w:rPrChange>
          </w:rPr>
          <w:t xml:space="preserve">Action control, </w:t>
        </w:r>
      </w:ins>
      <w:r w:rsidRPr="002D1916">
        <w:rPr>
          <w:lang w:eastAsia="it-IT"/>
          <w14:ligatures w14:val="standard"/>
          <w:rPrChange w:id="156" w:author="dalan" w:date="2025-07-09T20:29:00Z">
            <w:rPr>
              <w:highlight w:val="darkCyan"/>
              <w:lang w:eastAsia="it-IT"/>
              <w14:ligatures w14:val="standard"/>
            </w:rPr>
          </w:rPrChange>
        </w:rPr>
        <w:t>Sen</w:t>
      </w:r>
      <w:ins w:id="157" w:author="dalan" w:date="2025-07-09T02:18:00Z">
        <w:r w:rsidR="0040075E" w:rsidRPr="002D1916">
          <w:rPr>
            <w:lang w:eastAsia="it-IT"/>
            <w14:ligatures w14:val="standard"/>
            <w:rPrChange w:id="158" w:author="dalan" w:date="2025-07-09T20:29:00Z">
              <w:rPr>
                <w:highlight w:val="darkCyan"/>
                <w:lang w:eastAsia="it-IT"/>
                <w14:ligatures w14:val="standard"/>
              </w:rPr>
            </w:rPrChange>
          </w:rPr>
          <w:t>s</w:t>
        </w:r>
      </w:ins>
      <w:del w:id="159" w:author="dalan" w:date="2025-07-09T02:18:00Z">
        <w:r w:rsidRPr="002D1916" w:rsidDel="0040075E">
          <w:rPr>
            <w:lang w:eastAsia="it-IT"/>
            <w14:ligatures w14:val="standard"/>
            <w:rPrChange w:id="160" w:author="dalan" w:date="2025-07-09T20:29:00Z">
              <w:rPr>
                <w:highlight w:val="darkCyan"/>
                <w:lang w:eastAsia="it-IT"/>
                <w14:ligatures w14:val="standard"/>
              </w:rPr>
            </w:rPrChange>
          </w:rPr>
          <w:delText>c</w:delText>
        </w:r>
      </w:del>
      <w:r w:rsidRPr="002D1916">
        <w:rPr>
          <w:lang w:eastAsia="it-IT"/>
          <w14:ligatures w14:val="standard"/>
          <w:rPrChange w:id="161" w:author="dalan" w:date="2025-07-09T20:29:00Z">
            <w:rPr>
              <w:highlight w:val="darkCyan"/>
              <w:lang w:eastAsia="it-IT"/>
              <w14:ligatures w14:val="standard"/>
            </w:rPr>
          </w:rPrChange>
        </w:rPr>
        <w:t xml:space="preserve">e of agency, </w:t>
      </w:r>
      <w:ins w:id="162" w:author="dalan" w:date="2025-07-09T20:30:00Z">
        <w:r w:rsidR="002D1916">
          <w:rPr>
            <w:lang w:eastAsia="it-IT"/>
            <w14:ligatures w14:val="standard"/>
          </w:rPr>
          <w:t>S</w:t>
        </w:r>
      </w:ins>
      <w:del w:id="163" w:author="dalan" w:date="2025-07-09T20:30:00Z">
        <w:r w:rsidRPr="002D1916" w:rsidDel="002D1916">
          <w:rPr>
            <w:lang w:eastAsia="it-IT"/>
            <w14:ligatures w14:val="standard"/>
            <w:rPrChange w:id="164" w:author="dalan" w:date="2025-07-09T20:29:00Z">
              <w:rPr>
                <w:highlight w:val="darkCyan"/>
                <w:lang w:eastAsia="it-IT"/>
                <w14:ligatures w14:val="standard"/>
              </w:rPr>
            </w:rPrChange>
          </w:rPr>
          <w:delText>s</w:delText>
        </w:r>
      </w:del>
      <w:r w:rsidRPr="002D1916">
        <w:rPr>
          <w:lang w:eastAsia="it-IT"/>
          <w14:ligatures w14:val="standard"/>
          <w:rPrChange w:id="165" w:author="dalan" w:date="2025-07-09T20:29:00Z">
            <w:rPr>
              <w:highlight w:val="darkCyan"/>
              <w:lang w:eastAsia="it-IT"/>
              <w14:ligatures w14:val="standard"/>
            </w:rPr>
          </w:rPrChange>
        </w:rPr>
        <w:t>ocial cognition</w:t>
      </w:r>
      <w:ins w:id="166" w:author="dalan" w:date="2025-07-08T22:58:00Z">
        <w:r w:rsidR="00942742" w:rsidRPr="003F3012">
          <w:rPr>
            <w:lang w:eastAsia="it-IT"/>
            <w14:ligatures w14:val="standard"/>
          </w:rPr>
          <w:t>,</w:t>
        </w:r>
      </w:ins>
      <w:ins w:id="167" w:author="dalan" w:date="2025-07-09T00:07:00Z">
        <w:r w:rsidR="002D1916" w:rsidRPr="003F3012">
          <w:rPr>
            <w:lang w:eastAsia="it-IT"/>
            <w14:ligatures w14:val="standard"/>
          </w:rPr>
          <w:t xml:space="preserve"> </w:t>
        </w:r>
      </w:ins>
      <w:proofErr w:type="gramStart"/>
      <w:ins w:id="168" w:author="dalan" w:date="2025-07-09T20:30:00Z">
        <w:r w:rsidR="002D1916">
          <w:rPr>
            <w:lang w:eastAsia="it-IT"/>
            <w14:ligatures w14:val="standard"/>
          </w:rPr>
          <w:t>S</w:t>
        </w:r>
      </w:ins>
      <w:ins w:id="169" w:author="dalan" w:date="2025-07-09T00:07:00Z">
        <w:r w:rsidR="00942742" w:rsidRPr="003F3012">
          <w:rPr>
            <w:lang w:eastAsia="it-IT"/>
            <w14:ligatures w14:val="standard"/>
          </w:rPr>
          <w:t>ocial</w:t>
        </w:r>
        <w:proofErr w:type="gramEnd"/>
        <w:r w:rsidR="00942742" w:rsidRPr="003F3012">
          <w:rPr>
            <w:lang w:eastAsia="it-IT"/>
            <w14:ligatures w14:val="standard"/>
          </w:rPr>
          <w:t xml:space="preserve"> attention, </w:t>
        </w:r>
      </w:ins>
      <w:ins w:id="170" w:author="dalan" w:date="2025-07-08T22:58:00Z">
        <w:r w:rsidR="00D956C3" w:rsidRPr="003F3012">
          <w:rPr>
            <w:lang w:eastAsia="it-IT"/>
            <w14:ligatures w14:val="standard"/>
          </w:rPr>
          <w:t>RT</w:t>
        </w:r>
      </w:ins>
      <w:ins w:id="171" w:author="dalan" w:date="2025-07-09T00:07:00Z">
        <w:r w:rsidR="00EE39BE" w:rsidRPr="003F3012">
          <w:rPr>
            <w:lang w:eastAsia="it-IT"/>
            <w14:ligatures w14:val="standard"/>
          </w:rPr>
          <w:t>.</w:t>
        </w:r>
      </w:ins>
    </w:p>
    <w:p w14:paraId="7572A601" w14:textId="77777777" w:rsidR="00586A35" w:rsidRPr="00586A35" w:rsidRDefault="00586A35" w:rsidP="00586A35">
      <w:pPr>
        <w:pStyle w:val="RefFormatHead"/>
        <w:rPr>
          <w14:ligatures w14:val="standard"/>
        </w:rPr>
      </w:pPr>
      <w:r w:rsidRPr="00586A35">
        <w:rPr>
          <w14:ligatures w14:val="standard"/>
        </w:rPr>
        <w:t>ACM Reference format:</w:t>
      </w:r>
    </w:p>
    <w:p w14:paraId="4A5757CB" w14:textId="5DDF3A1A" w:rsidR="00672ABE" w:rsidRDefault="00DF15B7" w:rsidP="00586A35">
      <w:pPr>
        <w:pStyle w:val="RefFormatPara"/>
        <w:rPr>
          <w14:ligatures w14:val="standard"/>
        </w:rPr>
      </w:pPr>
      <w:proofErr w:type="spellStart"/>
      <w:r>
        <w:rPr>
          <w14:ligatures w14:val="standard"/>
        </w:rPr>
        <w:t>Rozalina</w:t>
      </w:r>
      <w:proofErr w:type="spellEnd"/>
      <w:r w:rsidR="00586A35" w:rsidRPr="00586A35">
        <w:rPr>
          <w14:ligatures w14:val="standard"/>
        </w:rPr>
        <w:t xml:space="preserve"> </w:t>
      </w:r>
      <w:proofErr w:type="spellStart"/>
      <w:r>
        <w:rPr>
          <w14:ligatures w14:val="standard"/>
        </w:rPr>
        <w:t>Petkova</w:t>
      </w:r>
      <w:proofErr w:type="spellEnd"/>
      <w:r>
        <w:rPr>
          <w14:ligatures w14:val="standard"/>
        </w:rPr>
        <w:t xml:space="preserve"> and</w:t>
      </w:r>
      <w:r w:rsidR="00586A35" w:rsidRPr="00586A35">
        <w:rPr>
          <w14:ligatures w14:val="standard"/>
        </w:rPr>
        <w:t xml:space="preserve"> </w:t>
      </w:r>
      <w:r>
        <w:rPr>
          <w14:ligatures w14:val="standard"/>
        </w:rPr>
        <w:t>Armine</w:t>
      </w:r>
      <w:r w:rsidR="00586A35" w:rsidRPr="00586A35">
        <w:rPr>
          <w14:ligatures w14:val="standard"/>
        </w:rPr>
        <w:t xml:space="preserve"> </w:t>
      </w:r>
      <w:proofErr w:type="spellStart"/>
      <w:r>
        <w:rPr>
          <w14:ligatures w14:val="standard"/>
        </w:rPr>
        <w:t>Janyan</w:t>
      </w:r>
      <w:proofErr w:type="spellEnd"/>
      <w:r w:rsidR="00586A35" w:rsidRPr="00586A35">
        <w:rPr>
          <w14:ligatures w14:val="standard"/>
        </w:rPr>
        <w:t xml:space="preserve">. </w:t>
      </w:r>
      <w:r>
        <w:rPr>
          <w14:ligatures w14:val="standard"/>
        </w:rPr>
        <w:t>2025</w:t>
      </w:r>
      <w:r w:rsidR="00586A35" w:rsidRPr="00586A35">
        <w:rPr>
          <w14:ligatures w14:val="standard"/>
        </w:rPr>
        <w:t xml:space="preserve">. </w:t>
      </w:r>
      <w:ins w:id="172" w:author="Karolina Staikova" w:date="2025-07-11T07:33:00Z">
        <w:r w:rsidR="00090531" w:rsidRPr="00C275D2">
          <w:t>Gaze cuing effect in action control: Yes, action matters!</w:t>
        </w:r>
      </w:ins>
      <w:del w:id="173" w:author="Karolina Staikova" w:date="2025-07-11T07:33:00Z">
        <w:r w:rsidRPr="00B129A2" w:rsidDel="00090531">
          <w:rPr>
            <w:bCs/>
            <w:highlight w:val="darkCyan"/>
            <w14:ligatures w14:val="standard"/>
          </w:rPr>
          <w:delText>Gaze cuing and sense of agency</w:delText>
        </w:r>
        <w:r w:rsidR="00586A35" w:rsidRPr="00B129A2" w:rsidDel="00090531">
          <w:rPr>
            <w:bCs/>
            <w:highlight w:val="darkCyan"/>
            <w14:ligatures w14:val="standard"/>
          </w:rPr>
          <w:delText xml:space="preserve">: </w:delText>
        </w:r>
        <w:r w:rsidRPr="00B129A2" w:rsidDel="00090531">
          <w:rPr>
            <w:bCs/>
            <w:highlight w:val="darkCyan"/>
            <w14:ligatures w14:val="standard"/>
          </w:rPr>
          <w:delText>Can we influence gaze</w:delText>
        </w:r>
      </w:del>
      <w:del w:id="174" w:author="Karolina Staikova" w:date="2025-07-11T08:09:00Z">
        <w:r w:rsidR="00586A35" w:rsidRPr="00586A35" w:rsidDel="009F4441">
          <w:rPr>
            <w:bCs/>
            <w14:ligatures w14:val="standard"/>
          </w:rPr>
          <w:delText>.</w:delText>
        </w:r>
      </w:del>
      <w:r w:rsidR="00586A35" w:rsidRPr="00586A35">
        <w:rPr>
          <w:bCs/>
          <w14:ligatures w14:val="standard"/>
        </w:rPr>
        <w:t xml:space="preserve"> </w:t>
      </w:r>
      <w:r w:rsidR="00586A35" w:rsidRPr="00F36726">
        <w:rPr>
          <w:bCs/>
          <w:highlight w:val="yellow"/>
          <w14:ligatures w14:val="standard"/>
        </w:rPr>
        <w:t xml:space="preserve">In </w:t>
      </w:r>
      <w:r w:rsidR="00586A35" w:rsidRPr="00F36726">
        <w:rPr>
          <w:bCs/>
          <w:i/>
          <w:highlight w:val="yellow"/>
          <w14:ligatures w14:val="standard"/>
        </w:rPr>
        <w:t xml:space="preserve">Proceedings of </w:t>
      </w:r>
      <w:del w:id="175" w:author="Karolina Staikova" w:date="2025-07-11T07:37:00Z">
        <w:r w:rsidR="00586A35" w:rsidRPr="00F36726" w:rsidDel="00A84996">
          <w:rPr>
            <w:bCs/>
            <w:i/>
            <w:highlight w:val="yellow"/>
            <w14:ligatures w14:val="standard"/>
          </w:rPr>
          <w:delText xml:space="preserve">ACM Woodstock conference (WOODSTOCK’18). </w:delText>
        </w:r>
      </w:del>
      <w:ins w:id="176" w:author="Karolina Staikova" w:date="2025-07-11T07:37:00Z">
        <w:r w:rsidR="00A84996">
          <w:rPr>
            <w:bCs/>
            <w:i/>
            <w:highlight w:val="yellow"/>
            <w14:ligatures w14:val="standard"/>
          </w:rPr>
          <w:t xml:space="preserve">GENEA Workshop, </w:t>
        </w:r>
      </w:ins>
      <w:r w:rsidR="00586A35" w:rsidRPr="00F36726">
        <w:rPr>
          <w:bCs/>
          <w:i/>
          <w:highlight w:val="yellow"/>
          <w14:ligatures w14:val="standard"/>
        </w:rPr>
        <w:t xml:space="preserve">ACM, </w:t>
      </w:r>
      <w:del w:id="177" w:author="Karolina Staikova" w:date="2025-07-11T07:37:00Z">
        <w:r w:rsidR="00586A35" w:rsidRPr="00F36726" w:rsidDel="00A84996">
          <w:rPr>
            <w:bCs/>
            <w:i/>
            <w:highlight w:val="yellow"/>
            <w14:ligatures w14:val="standard"/>
          </w:rPr>
          <w:delText>New York, NY, USA</w:delText>
        </w:r>
      </w:del>
      <w:ins w:id="178" w:author="Karolina Staikova" w:date="2025-07-11T07:37:00Z">
        <w:r w:rsidR="00A84996">
          <w:rPr>
            <w:bCs/>
            <w:i/>
            <w:highlight w:val="yellow"/>
            <w14:ligatures w14:val="standard"/>
          </w:rPr>
          <w:t>Dublin, Ireland</w:t>
        </w:r>
      </w:ins>
      <w:r w:rsidR="00586A35" w:rsidRPr="00F36726">
        <w:rPr>
          <w:bCs/>
          <w:i/>
          <w:highlight w:val="yellow"/>
          <w14:ligatures w14:val="standard"/>
        </w:rPr>
        <w:t xml:space="preserve">, </w:t>
      </w:r>
      <w:ins w:id="179" w:author="Karolina Staikova" w:date="2025-07-11T07:38:00Z">
        <w:r w:rsidR="00A84996">
          <w:rPr>
            <w:bCs/>
            <w:i/>
            <w:highlight w:val="yellow"/>
            <w14:ligatures w14:val="standard"/>
          </w:rPr>
          <w:t>8</w:t>
        </w:r>
      </w:ins>
      <w:del w:id="180" w:author="Karolina Staikova" w:date="2025-07-11T07:38:00Z">
        <w:r w:rsidR="00C14A4F" w:rsidRPr="00F36726" w:rsidDel="00A84996">
          <w:rPr>
            <w:bCs/>
            <w:i/>
            <w:highlight w:val="yellow"/>
            <w14:ligatures w14:val="standard"/>
          </w:rPr>
          <w:delText>2</w:delText>
        </w:r>
      </w:del>
      <w:r w:rsidR="00586A35" w:rsidRPr="00F36726">
        <w:rPr>
          <w:bCs/>
          <w:i/>
          <w:highlight w:val="yellow"/>
          <w14:ligatures w14:val="standard"/>
        </w:rPr>
        <w:t xml:space="preserve"> pages.</w:t>
      </w:r>
      <w:ins w:id="181" w:author="Karolina Staikova" w:date="2025-07-11T07:33:00Z">
        <w:r w:rsidR="00090531" w:rsidRPr="00F36726" w:rsidDel="00090531">
          <w:rPr>
            <w:highlight w:val="yellow"/>
            <w14:ligatures w14:val="standard"/>
          </w:rPr>
          <w:t xml:space="preserve"> </w:t>
        </w:r>
      </w:ins>
      <w:del w:id="182" w:author="Karolina Staikova" w:date="2025-07-11T07:33:00Z">
        <w:r w:rsidR="00586A35" w:rsidRPr="00F36726" w:rsidDel="00090531">
          <w:rPr>
            <w:highlight w:val="yellow"/>
            <w14:ligatures w14:val="standard"/>
          </w:rPr>
          <w:delText xml:space="preserve"> </w:delText>
        </w:r>
        <w:r w:rsidR="00000000" w:rsidDel="00090531">
          <w:fldChar w:fldCharType="begin"/>
        </w:r>
        <w:r w:rsidR="00000000" w:rsidDel="00090531">
          <w:delInstrText>HYPERLINK "https://doi.org/10.1145/1234567890"</w:delInstrText>
        </w:r>
        <w:r w:rsidR="00000000" w:rsidDel="00090531">
          <w:fldChar w:fldCharType="separate"/>
        </w:r>
        <w:r w:rsidR="00672ABE" w:rsidRPr="00F36726" w:rsidDel="00090531">
          <w:rPr>
            <w:rStyle w:val="Hyperlink"/>
            <w:highlight w:val="yellow"/>
            <w14:ligatures w14:val="standard"/>
          </w:rPr>
          <w:delText>https://doi.org/10.1145/1234567890</w:delText>
        </w:r>
        <w:r w:rsidR="00000000" w:rsidDel="00090531">
          <w:rPr>
            <w:rStyle w:val="Hyperlink"/>
            <w:highlight w:val="yellow"/>
            <w14:ligatures w14:val="standard"/>
          </w:rPr>
          <w:fldChar w:fldCharType="end"/>
        </w:r>
      </w:del>
    </w:p>
    <w:p w14:paraId="13CFEDA0" w14:textId="34317367" w:rsidR="00672ABE" w:rsidRPr="00586A35" w:rsidRDefault="00672ABE" w:rsidP="003F3012">
      <w:pPr>
        <w:pStyle w:val="Head1"/>
      </w:pPr>
      <w:r w:rsidRPr="00672ABE">
        <w:t>Literature</w:t>
      </w:r>
      <w:del w:id="183" w:author="Karolina Staikova" w:date="2025-07-10T09:31:00Z">
        <w:r w:rsidRPr="00672ABE" w:rsidDel="00A57D46">
          <w:delText xml:space="preserve"> </w:delText>
        </w:r>
        <w:commentRangeStart w:id="184"/>
        <w:r w:rsidRPr="00672ABE" w:rsidDel="00A57D46">
          <w:delText>Review</w:delText>
        </w:r>
        <w:commentRangeEnd w:id="184"/>
        <w:r w:rsidR="003F3012" w:rsidDel="00A57D46">
          <w:rPr>
            <w:rStyle w:val="CommentReference"/>
            <w:rFonts w:eastAsiaTheme="minorHAnsi" w:cstheme="minorBidi"/>
            <w:b w:val="0"/>
          </w:rPr>
          <w:commentReference w:id="184"/>
        </w:r>
      </w:del>
    </w:p>
    <w:p w14:paraId="2ADBD5AA" w14:textId="77777777" w:rsidR="0007392C" w:rsidRPr="00586A35" w:rsidRDefault="00672ABE" w:rsidP="005001CE">
      <w:pPr>
        <w:pStyle w:val="Head2"/>
      </w:pPr>
      <w:r w:rsidRPr="00672ABE">
        <w:t>Gaze Cueing and Attentional Orienting</w:t>
      </w:r>
    </w:p>
    <w:p w14:paraId="4EA0999F" w14:textId="77777777" w:rsidR="00672ABE" w:rsidRPr="00672ABE" w:rsidRDefault="00672ABE" w:rsidP="008770EA">
      <w:pPr>
        <w:pStyle w:val="ParaContinue"/>
        <w:rPr>
          <w:lang w:eastAsia="it-IT"/>
        </w:rPr>
      </w:pPr>
      <w:r w:rsidRPr="00672ABE">
        <w:rPr>
          <w:lang w:eastAsia="it-IT"/>
        </w:rPr>
        <w:t>Our environment is crowded with objects that often require further scrutiny, and attending to goal-relevant features of the environment is essential for effective functioning. However, attention is a finite resource and must be selectively deployed</w:t>
      </w:r>
      <w:r w:rsidR="0049162A">
        <w:rPr>
          <w:lang w:eastAsia="it-IT"/>
        </w:rPr>
        <w:t xml:space="preserve"> </w:t>
      </w:r>
      <w:r w:rsidR="0049162A">
        <w:rPr>
          <w:lang w:eastAsia="it-IT"/>
        </w:rPr>
        <w:fldChar w:fldCharType="begin"/>
      </w:r>
      <w:r w:rsidR="001B5057">
        <w:rPr>
          <w:lang w:eastAsia="it-IT"/>
        </w:rPr>
        <w:instrText xml:space="preserve"> ADDIN ZOTERO_ITEM CSL_CITATION {"citationID":"Ze9ycKzv","properties":{"formattedCitation":"[1]","plainCitation":"[1]","noteIndex":0},"citationItems":[{"id":212,"uris":["http://zotero.org/users/15023090/items/5MV47VWH"],"itemData":{"id":212,"type":"article-journal","container-title":"Trends in Cognitive Sciences","DOI":"10.1016/j.tics.2004.12.004","ISSN":"13646613","issue":"2","journalAbbreviation":"Trends in Cognitive Sciences","language":"en","license":"https://www.elsevier.com/tdm/userlicense/1.0/","page":"75-82","source":"DOI.org (Crossref)","title":"Distracted and confused?: Selective attention under load","title-short":"Distracted and confused?","URL":"https://linkinghub.elsevier.com/retrieve/pii/S136466130400316X","volume":"9","author":[{"family":"Lavie","given":"Nilli"}],"accessed":{"date-parts":[["2025",6,28]]},"issued":{"date-parts":[["2005",2]]}}}],"schema":"https://github.com/citation-style-language/schema/raw/master/csl-citation.json"} </w:instrText>
      </w:r>
      <w:r w:rsidR="0049162A">
        <w:rPr>
          <w:lang w:eastAsia="it-IT"/>
        </w:rPr>
        <w:fldChar w:fldCharType="separate"/>
      </w:r>
      <w:r w:rsidR="001B5057" w:rsidRPr="001B5057">
        <w:rPr>
          <w:rFonts w:cs="Linux Libertine"/>
        </w:rPr>
        <w:t>[1]</w:t>
      </w:r>
      <w:r w:rsidR="0049162A">
        <w:rPr>
          <w:lang w:eastAsia="it-IT"/>
        </w:rPr>
        <w:fldChar w:fldCharType="end"/>
      </w:r>
      <w:r w:rsidR="0049162A">
        <w:rPr>
          <w:lang w:eastAsia="it-IT"/>
        </w:rPr>
        <w:t xml:space="preserve">. </w:t>
      </w:r>
      <w:r w:rsidRPr="00672ABE">
        <w:rPr>
          <w:lang w:eastAsia="it-IT"/>
        </w:rPr>
        <w:t>Consequently, people use various directional cues to focus their attention on important events and objects in the world. As highly social creatures, humans rely strongly on social cues like gaze direction, head orientation, or pointing gestures.</w:t>
      </w:r>
    </w:p>
    <w:p w14:paraId="023251D1" w14:textId="77777777" w:rsidR="00672ABE" w:rsidRPr="00672ABE" w:rsidRDefault="00672ABE" w:rsidP="008770EA">
      <w:pPr>
        <w:pStyle w:val="ParaContinue"/>
        <w:rPr>
          <w:lang w:eastAsia="it-IT"/>
        </w:rPr>
      </w:pPr>
      <w:r w:rsidRPr="00672ABE">
        <w:rPr>
          <w:lang w:eastAsia="it-IT"/>
        </w:rPr>
        <w:t>Reported at the end of the 20th century, Gaze cueing (GC) refers to the human tendency to shift attention in the direction of another person’s gaze</w:t>
      </w:r>
      <w:r w:rsidR="0049162A">
        <w:rPr>
          <w:lang w:eastAsia="it-IT"/>
        </w:rPr>
        <w:t xml:space="preserve"> </w:t>
      </w:r>
      <w:r w:rsidR="0049162A">
        <w:rPr>
          <w:lang w:eastAsia="it-IT"/>
        </w:rPr>
        <w:fldChar w:fldCharType="begin"/>
      </w:r>
      <w:r w:rsidR="001B5057">
        <w:rPr>
          <w:lang w:eastAsia="it-IT"/>
        </w:rPr>
        <w:instrText xml:space="preserve"> ADDIN ZOTERO_ITEM CSL_CITATION {"citationID":"QY53fsu7","properties":{"formattedCitation":"[2],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9162A">
        <w:rPr>
          <w:lang w:eastAsia="it-IT"/>
        </w:rPr>
        <w:fldChar w:fldCharType="separate"/>
      </w:r>
      <w:r w:rsidR="001B5057" w:rsidRPr="001B5057">
        <w:rPr>
          <w:rFonts w:cs="Linux Libertine"/>
        </w:rPr>
        <w:t>[2], [3], [4], [5]</w:t>
      </w:r>
      <w:r w:rsidR="0049162A">
        <w:rPr>
          <w:lang w:eastAsia="it-IT"/>
        </w:rPr>
        <w:fldChar w:fldCharType="end"/>
      </w:r>
      <w:r w:rsidRPr="00421601">
        <w:rPr>
          <w:lang w:eastAsia="it-IT"/>
        </w:rPr>
        <w:t xml:space="preserve">. </w:t>
      </w:r>
      <w:r w:rsidRPr="00672ABE">
        <w:rPr>
          <w:lang w:eastAsia="it-IT"/>
        </w:rPr>
        <w:t>It serves as a fundamental social cue, allowing individuals to infer the attentional focus of others and thereby engage in joint attention—a core component of human social interaction</w:t>
      </w:r>
      <w:r w:rsidR="00421601">
        <w:rPr>
          <w:lang w:eastAsia="it-IT"/>
        </w:rPr>
        <w:t xml:space="preserve"> </w:t>
      </w:r>
      <w:r w:rsidR="00421601">
        <w:rPr>
          <w:lang w:eastAsia="it-IT"/>
        </w:rPr>
        <w:fldChar w:fldCharType="begin"/>
      </w:r>
      <w:r w:rsidR="001B5057">
        <w:rPr>
          <w:lang w:eastAsia="it-IT"/>
        </w:rPr>
        <w:instrText xml:space="preserve"> ADDIN ZOTERO_ITEM CSL_CITATION {"citationID":"LFSiRR8y","properties":{"formattedCitation":"[6],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1B5057" w:rsidRPr="001B5057">
        <w:rPr>
          <w:rFonts w:cs="Linux Libertine"/>
        </w:rPr>
        <w:t>[6], [7], [8]</w:t>
      </w:r>
      <w:r w:rsidR="00421601">
        <w:rPr>
          <w:lang w:eastAsia="it-IT"/>
        </w:rPr>
        <w:fldChar w:fldCharType="end"/>
      </w:r>
      <w:r w:rsidRPr="00672ABE">
        <w:rPr>
          <w:lang w:eastAsia="it-IT"/>
        </w:rPr>
        <w:t xml:space="preserve">. As such, GC plays a central role in non-verbal and embodied communication, and is considered one of the foundational mechanisms supporting the </w:t>
      </w:r>
      <w:r w:rsidRPr="00672ABE">
        <w:rPr>
          <w:lang w:eastAsia="it-IT"/>
        </w:rPr>
        <w:t>development of theory of mind and the capacity to navigate complex social environments</w:t>
      </w:r>
      <w:r w:rsidR="00421601">
        <w:rPr>
          <w:lang w:eastAsia="it-IT"/>
        </w:rPr>
        <w:t xml:space="preserve"> </w:t>
      </w:r>
      <w:r w:rsidR="00421601">
        <w:rPr>
          <w:lang w:eastAsia="it-IT"/>
        </w:rPr>
        <w:fldChar w:fldCharType="begin"/>
      </w:r>
      <w:r w:rsidR="001B5057">
        <w:rPr>
          <w:lang w:eastAsia="it-IT"/>
        </w:rPr>
        <w:instrText xml:space="preserve"> ADDIN ZOTERO_ITEM CSL_CITATION {"citationID":"Gk4t6lrz","properties":{"formattedCitation":"[6],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1B5057" w:rsidRPr="001B5057">
        <w:rPr>
          <w:rFonts w:cs="Linux Libertine"/>
        </w:rPr>
        <w:t>[6], [7], [8]</w:t>
      </w:r>
      <w:r w:rsidR="00421601">
        <w:rPr>
          <w:lang w:eastAsia="it-IT"/>
        </w:rPr>
        <w:fldChar w:fldCharType="end"/>
      </w:r>
      <w:r w:rsidRPr="00672ABE">
        <w:rPr>
          <w:lang w:eastAsia="it-IT"/>
        </w:rPr>
        <w:t>. Originally considered a reflexive mechanism</w:t>
      </w:r>
      <w:r w:rsidR="00421601">
        <w:rPr>
          <w:lang w:eastAsia="it-IT"/>
        </w:rPr>
        <w:t xml:space="preserve"> </w:t>
      </w:r>
      <w:r w:rsidR="00421601">
        <w:rPr>
          <w:lang w:eastAsia="it-IT"/>
        </w:rPr>
        <w:fldChar w:fldCharType="begin"/>
      </w:r>
      <w:r w:rsidR="001B5057">
        <w:rPr>
          <w:lang w:eastAsia="it-IT"/>
        </w:rPr>
        <w:instrText xml:space="preserve"> ADDIN ZOTERO_ITEM CSL_CITATION {"citationID":"d1VJkwwu","properties":{"formattedCitation":"[2],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1B5057" w:rsidRPr="001B5057">
        <w:rPr>
          <w:rFonts w:cs="Linux Libertine"/>
        </w:rPr>
        <w:t>[2], [3], [4], [5]</w:t>
      </w:r>
      <w:r w:rsidR="00421601">
        <w:rPr>
          <w:lang w:eastAsia="it-IT"/>
        </w:rPr>
        <w:fldChar w:fldCharType="end"/>
      </w:r>
      <w:r w:rsidRPr="00672ABE">
        <w:rPr>
          <w:lang w:eastAsia="it-IT"/>
        </w:rPr>
        <w:t>, GC has been widely used to investigate attentional orienting processes. It is most commonly studied using a variant of the Posner cueing paradigm</w:t>
      </w:r>
      <w:r w:rsidR="00421601">
        <w:rPr>
          <w:lang w:eastAsia="it-IT"/>
        </w:rPr>
        <w:t xml:space="preserve"> </w:t>
      </w:r>
      <w:r w:rsidR="00421601">
        <w:rPr>
          <w:lang w:eastAsia="it-IT"/>
        </w:rPr>
        <w:fldChar w:fldCharType="begin"/>
      </w:r>
      <w:r w:rsidR="001B5057">
        <w:rPr>
          <w:lang w:eastAsia="it-IT"/>
        </w:rPr>
        <w:instrText xml:space="preserve"> ADDIN ZOTERO_ITEM CSL_CITATION {"citationID":"RC6HVQds","properties":{"formattedCitation":"[9]","plainCitation":"[9]","noteIndex":0},"citationItems":[{"id":183,"uris":["http://zotero.org/users/15023090/items/75K3MQZA"],"itemData":{"id":183,"type":"article-journal","abstract":"Bartlett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Attention","URL":"https://journals.sagepub.com/doi/10.1080/00335558008248231","volume":"32","author":[{"family":"Posner","given":"Michael I."}],"accessed":{"date-parts":[["2025",6,28]]},"issued":{"date-parts":[["1980",2]]}}}],"schema":"https://github.com/citation-style-language/schema/raw/master/csl-citation.json"} </w:instrText>
      </w:r>
      <w:r w:rsidR="00421601">
        <w:rPr>
          <w:lang w:eastAsia="it-IT"/>
        </w:rPr>
        <w:fldChar w:fldCharType="separate"/>
      </w:r>
      <w:r w:rsidR="001B5057" w:rsidRPr="001B5057">
        <w:rPr>
          <w:rFonts w:cs="Linux Libertine"/>
        </w:rPr>
        <w:t>[9]</w:t>
      </w:r>
      <w:r w:rsidR="00421601">
        <w:rPr>
          <w:lang w:eastAsia="it-IT"/>
        </w:rPr>
        <w:fldChar w:fldCharType="end"/>
      </w:r>
      <w:r w:rsidRPr="00672ABE">
        <w:rPr>
          <w:lang w:eastAsia="it-IT"/>
        </w:rPr>
        <w:t>, a classic attentional task in which a centrally presented cue (e.g., an arrow or a flash) precedes a target, and responses are typically faster when the cue validly predicts the target’s location.</w:t>
      </w:r>
    </w:p>
    <w:p w14:paraId="5F79655D" w14:textId="77777777" w:rsidR="00672ABE" w:rsidRPr="00672ABE" w:rsidRDefault="00672ABE" w:rsidP="008770EA">
      <w:pPr>
        <w:pStyle w:val="ParaContinue"/>
        <w:rPr>
          <w:lang w:eastAsia="it-IT"/>
        </w:rPr>
      </w:pPr>
      <w:r w:rsidRPr="00672ABE">
        <w:rPr>
          <w:lang w:eastAsia="it-IT"/>
        </w:rPr>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w:t>
      </w:r>
      <w:r w:rsidR="00421601">
        <w:rPr>
          <w:lang w:eastAsia="it-IT"/>
        </w:rPr>
        <w:t xml:space="preserve"> </w:t>
      </w:r>
      <w:r w:rsidR="00421601">
        <w:rPr>
          <w:lang w:eastAsia="it-IT"/>
        </w:rPr>
        <w:fldChar w:fldCharType="begin"/>
      </w:r>
      <w:r w:rsidR="001B5057">
        <w:rPr>
          <w:lang w:eastAsia="it-IT"/>
        </w:rPr>
        <w:instrText xml:space="preserve"> ADDIN ZOTERO_ITEM CSL_CITATION {"citationID":"WIeLegjJ","properties":{"formattedCitation":"[2],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1B5057" w:rsidRPr="001B5057">
        <w:rPr>
          <w:rFonts w:cs="Linux Libertine"/>
        </w:rPr>
        <w:t>[2], [3], [4], [5]</w:t>
      </w:r>
      <w:r w:rsidR="00421601">
        <w:rPr>
          <w:lang w:eastAsia="it-IT"/>
        </w:rPr>
        <w:fldChar w:fldCharType="end"/>
      </w:r>
      <w:r w:rsidRPr="00421601">
        <w:rPr>
          <w:lang w:eastAsia="it-IT"/>
        </w:rPr>
        <w:t xml:space="preserve">. </w:t>
      </w:r>
      <w:r w:rsidRPr="00672ABE">
        <w:rPr>
          <w:lang w:eastAsia="it-IT"/>
        </w:rPr>
        <w:t>Later support for those findings come also from eye-tracking studies that show that gaze-congruent targets elicit faster saccadic movements</w:t>
      </w:r>
      <w:r w:rsidR="00421601">
        <w:rPr>
          <w:lang w:eastAsia="it-IT"/>
        </w:rPr>
        <w:t xml:space="preserve"> </w:t>
      </w:r>
      <w:r w:rsidR="00421601">
        <w:rPr>
          <w:lang w:eastAsia="it-IT"/>
        </w:rPr>
        <w:fldChar w:fldCharType="begin"/>
      </w:r>
      <w:r w:rsidR="001B5057">
        <w:rPr>
          <w:lang w:eastAsia="it-IT"/>
        </w:rPr>
        <w:instrText xml:space="preserve"> ADDIN ZOTERO_ITEM CSL_CITATION {"citationID":"kIFD7FYR","properties":{"formattedCitation":"[10], [11]","plainCitation":"[10], [11]","noteIndex":0},"citationItems":[{"id":184,"uris":["http://zotero.org/users/15023090/items/5U85266J"],"itemData":{"id":184,"type":"article-journal","container-title":"Visual Cognition","DOI":"10.1080/713756671","ISSN":"1350-6285, 1464-0716","issue":"1","journalAbbreviation":"Visual Cognition","language":"en","page":"7-14","source":"DOI.org (Crossref)","title":"Does gaze perception facilitate overt orienting?","URL":"https://www.tandfonline.com/doi/full/10.1080/713756671","volume":"10","author":[{"family":"Mansfield","given":"Eileen"},{"family":"Farroni","given":"Teresa"},{"family":"Johnson","given":"Mark"}],"accessed":{"date-parts":[["2025",6,28]]},"issued":{"date-parts":[["2003",1]]}}},{"id":185,"uris":["http://zotero.org/users/15023090/items/I9VSJB75"],"itemData":{"id":185,"type":"article-journal","container-title":"PLOS ONE","DOI":"10.1371/journal.pone.0212450","ISSN":"1932-6203","issue":"3","journalAbbreviation":"PLoS ONE","language":"en","page":"e0212450","source":"DOI.org (Crossref)","title":"Rapid saccadic response with fearful gaze cue","URL":"https://dx.plos.org/10.1371/journal.pone.0212450","volume":"14","author":[{"family":"Matsunaka","given":"Reiko"},{"family":"Hiraki","given":"Kazuo"}],"editor":[{"family":"Hadjikhani","given":"Nouchine"}],"accessed":{"date-parts":[["2025",6,28]]},"issued":{"date-parts":[["2019",3,7]]}}}],"schema":"https://github.com/citation-style-language/schema/raw/master/csl-citation.json"} </w:instrText>
      </w:r>
      <w:r w:rsidR="00421601">
        <w:rPr>
          <w:lang w:eastAsia="it-IT"/>
        </w:rPr>
        <w:fldChar w:fldCharType="separate"/>
      </w:r>
      <w:r w:rsidR="001B5057" w:rsidRPr="001B5057">
        <w:rPr>
          <w:rFonts w:cs="Linux Libertine"/>
        </w:rPr>
        <w:t>[10], [11]</w:t>
      </w:r>
      <w:r w:rsidR="00421601">
        <w:rPr>
          <w:lang w:eastAsia="it-IT"/>
        </w:rPr>
        <w:fldChar w:fldCharType="end"/>
      </w:r>
      <w:r w:rsidR="00421601">
        <w:rPr>
          <w:lang w:eastAsia="it-IT"/>
        </w:rPr>
        <w:t>.</w:t>
      </w:r>
    </w:p>
    <w:p w14:paraId="4F328198" w14:textId="46F82807" w:rsidR="00672ABE" w:rsidRDefault="00672ABE" w:rsidP="008770EA">
      <w:pPr>
        <w:pStyle w:val="ParaContinue"/>
        <w:rPr>
          <w:lang w:eastAsia="it-IT"/>
        </w:rPr>
      </w:pPr>
      <w:r w:rsidRPr="00672ABE">
        <w:rPr>
          <w:lang w:eastAsia="it-IT"/>
        </w:rPr>
        <w:t>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w:t>
      </w:r>
      <w:ins w:id="185" w:author="dalan" w:date="2025-07-09T22:30:00Z">
        <w:r w:rsidR="002B3976">
          <w:rPr>
            <w:lang w:eastAsia="it-IT"/>
          </w:rPr>
          <w:t xml:space="preserve">e.g., </w:t>
        </w:r>
        <w:del w:id="186" w:author="Karolina Staikova" w:date="2025-07-11T07:43:00Z">
          <w:r w:rsidR="002B3976" w:rsidRPr="002B3976" w:rsidDel="00A84996">
            <w:rPr>
              <w:lang w:eastAsia="it-IT"/>
            </w:rPr>
            <w:delText>Murray</w:delText>
          </w:r>
          <w:r w:rsidR="002B3976" w:rsidDel="00A84996">
            <w:rPr>
              <w:lang w:eastAsia="it-IT"/>
            </w:rPr>
            <w:delText xml:space="preserve"> et al., 2023</w:delText>
          </w:r>
        </w:del>
      </w:ins>
      <w:ins w:id="187" w:author="Karolina Staikova" w:date="2025-07-11T07:43:00Z">
        <w:r w:rsidR="00A84996">
          <w:rPr>
            <w:lang w:eastAsia="it-IT"/>
          </w:rPr>
          <w:t>[35]</w:t>
        </w:r>
      </w:ins>
      <w:ins w:id="188" w:author="dalan" w:date="2025-07-09T22:30:00Z">
        <w:r w:rsidR="002B3976">
          <w:rPr>
            <w:lang w:eastAsia="it-IT"/>
          </w:rPr>
          <w:t>; and</w:t>
        </w:r>
      </w:ins>
      <w:ins w:id="189" w:author="dalan" w:date="2025-07-09T22:31:00Z">
        <w:r w:rsidR="002B3976">
          <w:rPr>
            <w:lang w:eastAsia="it-IT"/>
          </w:rPr>
          <w:t xml:space="preserve"> </w:t>
        </w:r>
      </w:ins>
      <w:r w:rsidRPr="00672ABE">
        <w:rPr>
          <w:lang w:eastAsia="it-IT"/>
        </w:rPr>
        <w:t xml:space="preserve">for a review, see </w:t>
      </w:r>
      <w:r w:rsidR="00421601">
        <w:rPr>
          <w:lang w:eastAsia="it-IT"/>
        </w:rPr>
        <w:fldChar w:fldCharType="begin"/>
      </w:r>
      <w:r w:rsidR="001B5057">
        <w:rPr>
          <w:lang w:eastAsia="it-IT"/>
        </w:rPr>
        <w:instrText xml:space="preserve"> ADDIN ZOTERO_ITEM CSL_CITATION {"citationID":"vtP6uavO","properties":{"formattedCitation":"[12]","plainCitation":"[12]","noteIndex":0},"citationItems":[{"id":96,"uris":["http://zotero.org/users/15023090/items/2RCZF2C2"],"itemData":{"id":96,"type":"article-journal","container-title":"Psychonomic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rPr>
          <w:lang w:eastAsia="it-IT"/>
        </w:rPr>
        <w:fldChar w:fldCharType="separate"/>
      </w:r>
      <w:r w:rsidR="001B5057" w:rsidRPr="001B5057">
        <w:rPr>
          <w:rFonts w:cs="Linux Libertine"/>
        </w:rPr>
        <w:t>[12]</w:t>
      </w:r>
      <w:r w:rsidR="00421601">
        <w:rPr>
          <w:lang w:eastAsia="it-IT"/>
        </w:rPr>
        <w:fldChar w:fldCharType="end"/>
      </w:r>
      <w:ins w:id="190" w:author="dalan" w:date="2025-07-09T22:29:00Z">
        <w:r w:rsidR="00FA7613">
          <w:rPr>
            <w:lang w:eastAsia="it-IT"/>
          </w:rPr>
          <w:t>)</w:t>
        </w:r>
      </w:ins>
      <w:r w:rsidRPr="00672ABE">
        <w:rPr>
          <w:lang w:eastAsia="it-IT"/>
        </w:rPr>
        <w:t xml:space="preserve">. These findings indicate that gaze cueing is deeply intertwined with social meaning and cognitive mechanisms, highlighting its dynamic and flexible </w:t>
      </w:r>
      <w:proofErr w:type="gramStart"/>
      <w:r w:rsidRPr="00672ABE">
        <w:rPr>
          <w:lang w:eastAsia="it-IT"/>
        </w:rPr>
        <w:t>nature</w:t>
      </w:r>
      <w:proofErr w:type="gramEnd"/>
      <w:r w:rsidRPr="00672ABE">
        <w:rPr>
          <w:lang w:eastAsia="it-IT"/>
        </w:rPr>
        <w:t xml:space="preserve"> and setting the stage for further exploration of its modulat</w:t>
      </w:r>
      <w:r w:rsidR="00421601">
        <w:rPr>
          <w:lang w:eastAsia="it-IT"/>
        </w:rPr>
        <w:t>ory factors</w:t>
      </w:r>
      <w:r w:rsidRPr="00672ABE">
        <w:rPr>
          <w:lang w:eastAsia="it-IT"/>
        </w:rPr>
        <w:t>.</w:t>
      </w:r>
      <w:r>
        <w:rPr>
          <w:lang w:eastAsia="it-IT"/>
        </w:rPr>
        <w:t xml:space="preserve"> </w:t>
      </w:r>
    </w:p>
    <w:p w14:paraId="5FA288C5" w14:textId="77777777" w:rsidR="00672ABE" w:rsidRDefault="00672ABE" w:rsidP="005001CE">
      <w:pPr>
        <w:pStyle w:val="Head2"/>
        <w:rPr>
          <w:rStyle w:val="Label"/>
          <w:bCs/>
          <w14:ligatures w14:val="standard"/>
        </w:rPr>
      </w:pPr>
      <w:r w:rsidRPr="00672ABE">
        <w:rPr>
          <w:rStyle w:val="Label"/>
          <w:bCs/>
          <w14:ligatures w14:val="standard"/>
        </w:rPr>
        <w:t>Modulators of Gaze Cueing</w:t>
      </w:r>
    </w:p>
    <w:p w14:paraId="7965E4A0" w14:textId="77777777" w:rsidR="00672ABE" w:rsidRPr="00672ABE" w:rsidRDefault="00672ABE" w:rsidP="008770EA">
      <w:pPr>
        <w:pStyle w:val="Para"/>
      </w:pPr>
      <w:r w:rsidRPr="00672ABE">
        <w:t xml:space="preserve">Modulators of the GCE are highly researched and can be generally grouped into three broad categories: (1) physical characteristics of the cueing agent, (2) internal states of the observer, and (3) interactions between these factors </w:t>
      </w:r>
      <w:r w:rsidR="00421601">
        <w:fldChar w:fldCharType="begin"/>
      </w:r>
      <w:r w:rsidR="001B5057">
        <w:instrText xml:space="preserve"> ADDIN ZOTERO_ITEM CSL_CITATION {"citationID":"1OLpbIJw","properties":{"formattedCitation":"[12]","plainCitation":"[12]","noteIndex":0},"citationItems":[{"id":96,"uris":["http://zotero.org/users/15023090/items/2RCZF2C2"],"itemData":{"id":96,"type":"article-journal","container-title":"Psychonomic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fldChar w:fldCharType="separate"/>
      </w:r>
      <w:r w:rsidR="001B5057" w:rsidRPr="001B5057">
        <w:rPr>
          <w:rFonts w:cs="Linux Libertine"/>
        </w:rPr>
        <w:t>[12]</w:t>
      </w:r>
      <w:r w:rsidR="00421601">
        <w:fldChar w:fldCharType="end"/>
      </w:r>
      <w:r w:rsidRPr="00672ABE">
        <w:t>.</w:t>
      </w:r>
    </w:p>
    <w:p w14:paraId="5500C004" w14:textId="77777777" w:rsidR="00672ABE" w:rsidRPr="00672ABE" w:rsidRDefault="00672ABE" w:rsidP="008770EA">
      <w:pPr>
        <w:pStyle w:val="Para"/>
      </w:pPr>
      <w:r w:rsidRPr="00672ABE">
        <w:t xml:space="preserve">Physical characteristics of the cueing face include features such as facial expression, dominance, </w:t>
      </w:r>
      <w:proofErr w:type="gramStart"/>
      <w:r w:rsidRPr="00672ABE">
        <w:t>gender</w:t>
      </w:r>
      <w:proofErr w:type="gramEnd"/>
      <w:r w:rsidR="00421601">
        <w:t xml:space="preserve"> or sense of </w:t>
      </w:r>
      <w:r w:rsidRPr="00672ABE">
        <w:t xml:space="preserve">social status. A substantial body of research supports </w:t>
      </w:r>
      <w:r w:rsidR="00421601">
        <w:t>the idea that those characteristics can influence GCE</w:t>
      </w:r>
      <w:r w:rsidRPr="00672ABE">
        <w:t xml:space="preserve">, demonstrating, for instance, that individuals exhibit stronger GCEs when viewing high-status faces </w:t>
      </w:r>
      <w:r w:rsidR="00421601">
        <w:fldChar w:fldCharType="begin"/>
      </w:r>
      <w:r w:rsidR="001B5057">
        <w:instrText xml:space="preserve"> ADDIN ZOTERO_ITEM CSL_CITATION {"citationID":"rb0GaabJ","properties":{"formattedCitation":"[13]","plainCitation":"[13]","noteIndex":0},"citationItems":[{"id":104,"uris":["http://zotero.org/users/15023090/items/EIS3NKCY"],"itemData":{"id":104,"type":"article-journal","abstract":"Humans tend to shift attention in response to the averted gaze of a face they are fixating, a phenomenon known as gaze cuing. In the present paper, we aimed to address whether the social status of the cuing face modulates this phenomenon. Participants were asked to look at the faces of 16 individuals and read fictive curriculum vitae associated with each of them that could describe the person as having a high or low social status. The association between each specific face and either high or low social status was counterbalanced between participants. The same faces were then used as stimuli in a gaze-cuing task. The results showed a greater gaze-cuing effect for high-status faces than for low-status faces, independently of the specific identity of the face. These findings confirm previous evidence regarding the important role of social factors in shaping social attention and show that a modulation of gaze cuing can be observed even when knowledge about social status is acquired through episodic learning.","container-title":"Biology Letters","DOI":"10.1098/rsbl.2011.0881","ISSN":"1744-9561, 1744-957X","issue":"3","journalAbbreviation":"Biol. Lett.","language":"en","page":"450-452","source":"DOI.org (Crossref)","title":"Social status gates social attention in humans","URL":"https://royalsocietypublishing.org/doi/10.1098/rsbl.2011.0881","volume":"8","author":[{"family":"Dalmaso","given":"Mario"},{"family":"Pavan","given":"Giulia"},{"family":"Castelli","given":"Luigi"},{"family":"Galfano","given":"Giovanni"}],"accessed":{"date-parts":[["2025",6,27]]},"issued":{"date-parts":[["2012",6,23]]}}}],"schema":"https://github.com/citation-style-language/schema/raw/master/csl-citation.json"} </w:instrText>
      </w:r>
      <w:r w:rsidR="00421601">
        <w:fldChar w:fldCharType="separate"/>
      </w:r>
      <w:r w:rsidR="001B5057" w:rsidRPr="001B5057">
        <w:rPr>
          <w:rFonts w:cs="Linux Libertine"/>
        </w:rPr>
        <w:t>[13]</w:t>
      </w:r>
      <w:r w:rsidR="00421601">
        <w:fldChar w:fldCharType="end"/>
      </w:r>
      <w:r w:rsidRPr="00672ABE">
        <w:t>, more dominant</w:t>
      </w:r>
      <w:r w:rsidR="00185CD9">
        <w:t xml:space="preserve"> faces</w:t>
      </w:r>
      <w:r w:rsidRPr="00672ABE">
        <w:t xml:space="preserve"> </w:t>
      </w:r>
      <w:r w:rsidR="00185CD9">
        <w:fldChar w:fldCharType="begin"/>
      </w:r>
      <w:r w:rsidR="001B5057">
        <w:instrText xml:space="preserve"> ADDIN ZOTERO_ITEM CSL_CITATION {"citationID":"T98zLx7Y","properties":{"formattedCitation":"[14], [15]","plainCitation":"[14], [15]","noteIndex":0},"citationItems":[{"id":178,"uris":["http://zotero.org/users/15023090/items/3PKVIPRJ"],"itemData":{"id":178,"type":"article-journal","abstract":"Responding appropriately to gaze cues is essential for fluent social interaction, playing a crucial role in social learning, collaboration, threat assessment and understanding others’ intentions. Previous research has shown that responses to gaze cues can be studied by investigating the gaze-cuing effect (i.e. the tendency for observers to respond more quickly to targets in locations that were cued by others’ gaze than to uncued targets). A recent study demonstrating that macaques demonstrate larger gaze-cuing effects when viewing dominant conspecifics than when viewing subordinate conspecifics suggests that cues of dominance modulate the gaze-cuing effect in at least one primate species. Here, we show a similar effect of facial cues associated with dominance on gaze cuing in human observers: at short viewing times, observers demonstrated a greater cuing effect for gaze cues from masculinized (i.e. dominant) faces than from feminized (i.e. subordinate) faces. Moreover, this effect of facial masculinity on gaze cuing decreased as viewing time was increased, suggesting that the effect is driven by involuntary responses. Our findings suggest that the mechanisms that underpin reflexive gaze cuing evolved to be sensitive to facial cues of others’ dominance, potentially because such differential gaze cuing promoted desirable outcomes from encounters with dominant individuals.","container-title":"Proceedings of the Royal Society B: Biological Sciences","DOI":"10.1098/rspb.2009.1575","ISSN":"0962-8452, 1471-2954","issue":"1681","journalAbbreviation":"Proc. R. Soc. B.","language":"en","page":"617-624","source":"DOI.org (Crossref)","title":"Facial cues of dominance modulate the short-term gaze-cuing effect in human observers","URL":"https://royalsocietypublishing.org/doi/10.1098/rspb.2009.1575","volume":"277","author":[{"family":"Jones","given":"Benedict C."},{"family":"DeBruine","given":"Lisa M."},{"family":"Main","given":"Julie C."},{"family":"Little","given":"Anthony C."},{"family":"Welling","given":"Lisa L. M."},{"family":"Feinberg","given":"David R."},{"family":"Tiddeman","given":"Bernard P."}],"accessed":{"date-parts":[["2025",6,28]]},"issued":{"date-parts":[["2010",2,22]]}}},{"id":181,"uris":["http://zotero.org/users/15023090/items/BVWM8IJN"],"itemData":{"id":181,"type":"article-journal","container-title":"PLoS ONE","DOI":"10.1371/journal.pone.0059471","ISSN":"1932-6203","issue":"4","journalAbbreviation":"PLoS ONE","language":"en","page":"e59471","source":"DOI.org (Crossref)","title":"Gender and Facial Dominance in Gaze Cuing: Emotional Context Matters in the Eyes That We Follow","title-short":"Gender and Facial Dominance in Gaze Cuing","URL":"https://dx.plos.org/10.1371/journal.pone.0059471","volume":"8","author":[{"family":"Ohlsen","given":"Garian"},{"family":"Van Zoest","given":"Wieske"},{"family":"Van Vugt","given":"Mark"}],"editor":[{"family":"Avenanti","given":"Alessio"}],"accessed":{"date-parts":[["2025",6,28]]},"issued":{"date-parts":[["2013",4,3]]}}}],"schema":"https://github.com/citation-style-language/schema/raw/master/csl-citation.json"} </w:instrText>
      </w:r>
      <w:r w:rsidR="00185CD9">
        <w:fldChar w:fldCharType="separate"/>
      </w:r>
      <w:r w:rsidR="001B5057" w:rsidRPr="001B5057">
        <w:rPr>
          <w:rFonts w:cs="Linux Libertine"/>
        </w:rPr>
        <w:t>[14], [15]</w:t>
      </w:r>
      <w:r w:rsidR="00185CD9">
        <w:fldChar w:fldCharType="end"/>
      </w:r>
      <w:r w:rsidRPr="00672ABE">
        <w:t xml:space="preserve"> or familiar faces </w:t>
      </w:r>
      <w:r w:rsidR="00185CD9">
        <w:t>that participants</w:t>
      </w:r>
      <w:r w:rsidRPr="00672ABE">
        <w:t xml:space="preserve"> have previously engaged in joint attention with </w:t>
      </w:r>
      <w:r w:rsidR="00185CD9">
        <w:fldChar w:fldCharType="begin"/>
      </w:r>
      <w:r w:rsidR="001B5057">
        <w:instrText xml:space="preserve"> ADDIN ZOTERO_ITEM CSL_CITATION {"citationID":"hnwnJxhI","properties":{"formattedCitation":"[16], [17]","plainCitation":"[16], [17]","noteIndex":0},"citationItems":[{"id":187,"uris":["http://zotero.org/users/15023090/items/N43NWE8R"],"itemData":{"id":187,"type":"article-journal","abstract":"Gaze cuing, the tendency to shift attention in the direction other individuals are looking, is hypothesized to depend on a distinct neural module. One expectation of such a module is that information processing should be encapsulated within it. Here, we tested whether familiarity, a type of social knowledge, penetrates the neural circuits governing gaze cuing. Male and female subjects viewed the face of an adult male looking left or right and then pressed a keypad to indicate the location of a target appearing randomly left or right. Responses were faster for targets congruent with gaze direction. Moreover, gaze cuing was stronger in females than males. Contrary to the modularity hypothesis, familiarity enhanced gaze cuing, but only in females. Sex differences in the effects of familiarity on gaze cuing may reflect greater adaptive significance of social information for females than males.","container-title":"Biology Letters","DOI":"10.1098/rsbl.2006.0564","ISSN":"1744-9561, 1744-957X","issue":"1","journalAbbreviation":"Biol. Lett.","language":"en","license":"https://royalsociety.org/journals/ethics-policies/data-sharing-mining/","page":"65-68","source":"DOI.org (Crossref)","title":"Familiarity accentuates gaze cuing in women but not men","URL":"https://royalsocietypublishing.org/doi/10.1098/rsbl.2006.0564","volume":"3","author":[{"family":"Deaner","given":"Robert O"},{"family":"Shepherd","given":"Stephen V"},{"family":"Platt","given":"Michael L"}],"accessed":{"date-parts":[["2025",6,28]]},"issued":{"date-parts":[["2007",2,22]]}}},{"id":143,"uris":["http://zotero.org/users/15023090/items/GP5CTLEN"],"itemData":{"id":143,"type":"article-journal","container-title":"Visual Cognition","DOI":"10.1080/13506280544000192","ISSN":"1350-6285, 1464-0716","issue":"3","journalAbbreviation":"Visual Cognition","language":"en","page":"351-364","source":"DOI.org (Crossref)","title":"Long-term gaze cueing effects: Evidence for retrieval of prior states of attention from memory","title-short":"Long-term gaze cueing effects","URL":"http://www.tandfonline.com/doi/abs/10.1080/13506280544000192","volume":"14","author":[{"family":"Frischen","given":"Alexandra"},{"family":"Tipper","given":"Steven P."}],"accessed":{"date-parts":[["2025",6,28]]},"issued":{"date-parts":[["2006",7]]}}}],"schema":"https://github.com/citation-style-language/schema/raw/master/csl-citation.json"} </w:instrText>
      </w:r>
      <w:r w:rsidR="00185CD9">
        <w:fldChar w:fldCharType="separate"/>
      </w:r>
      <w:r w:rsidR="001B5057" w:rsidRPr="001B5057">
        <w:rPr>
          <w:rFonts w:cs="Linux Libertine"/>
        </w:rPr>
        <w:t>[16], [17]</w:t>
      </w:r>
      <w:r w:rsidR="00185CD9">
        <w:fldChar w:fldCharType="end"/>
      </w:r>
      <w:r w:rsidRPr="00672ABE">
        <w:t>.</w:t>
      </w:r>
    </w:p>
    <w:p w14:paraId="18D336E4" w14:textId="77777777" w:rsidR="00672ABE" w:rsidRPr="00672ABE" w:rsidRDefault="00672ABE" w:rsidP="008770EA">
      <w:pPr>
        <w:pStyle w:val="Para"/>
      </w:pPr>
      <w:r w:rsidRPr="00672ABE">
        <w:t xml:space="preserve">Emotional expressions </w:t>
      </w:r>
      <w:r w:rsidR="00185CD9">
        <w:t>have</w:t>
      </w:r>
      <w:r w:rsidRPr="00672ABE">
        <w:t xml:space="preserve"> also </w:t>
      </w:r>
      <w:r w:rsidR="00185CD9">
        <w:t xml:space="preserve">been </w:t>
      </w:r>
      <w:r w:rsidRPr="00672ABE">
        <w:t xml:space="preserve">considered as modulators of </w:t>
      </w:r>
      <w:r w:rsidR="00185CD9">
        <w:t>GC</w:t>
      </w:r>
      <w:r w:rsidRPr="00672ABE">
        <w:t xml:space="preserve">, especially under specific conditions. For instance, a greater GCE is induced by happy faces of female actors </w:t>
      </w:r>
      <w:r w:rsidR="00185CD9">
        <w:fldChar w:fldCharType="begin"/>
      </w:r>
      <w:r w:rsidR="001B5057">
        <w:instrText xml:space="preserve"> ADDIN ZOTERO_ITEM CSL_CITATION {"citationID":"UYCmoNo1","properties":{"formattedCitation":"[18]","plainCitation":"[18]","noteIndex":0},"citationItems":[{"id":189,"uris":["http://zotero.org/users/15023090/items/WSGN4GIF"],"itemData":{"id":189,"type":"article-journal","container-title":"Physiology &amp; Behavior","DOI":"10.1016/j.physbeh.2005.01.002","ISSN":"00319384","issue":"3","journalAbbreviation":"Physiology &amp; Behavior","language":"en","license":"https://www.elsevier.com/tdm/userlicense/1.0/","page":"397-405","source":"DOI.org (Crossref)","title":"Effects of facial expression on shared attention mechanisms","URL":"https://linkinghub.elsevier.com/retrieve/pii/S0031938405000041","volume":"84","author":[{"family":"Hori","given":"Etsuro"},{"family":"Tazumi","given":"Toru"},{"family":"Umeno","given":"Katsumi"},{"family":"Kamachi","given":"Miyuki"},{"family":"Kobayashi","given":"Tsuneyuki"},{"family":"Ono","given":"Taketoshi"},{"family":"Nishijo","given":"Hisao"}],"accessed":{"date-parts":[["2025",6,28]]},"issued":{"date-parts":[["2005",3]]}}}],"schema":"https://github.com/citation-style-language/schema/raw/master/csl-citation.json"} </w:instrText>
      </w:r>
      <w:r w:rsidR="00185CD9">
        <w:fldChar w:fldCharType="separate"/>
      </w:r>
      <w:r w:rsidR="001B5057" w:rsidRPr="001B5057">
        <w:rPr>
          <w:rFonts w:cs="Linux Libertine"/>
        </w:rPr>
        <w:t>[18]</w:t>
      </w:r>
      <w:r w:rsidR="00185CD9">
        <w:fldChar w:fldCharType="end"/>
      </w:r>
      <w:r w:rsidRPr="00672ABE">
        <w:t xml:space="preserve">; or faces that previously smiled to the participants (only in low Autism-Spectrum Quotient individuals) </w:t>
      </w:r>
      <w:r w:rsidR="00185CD9">
        <w:fldChar w:fldCharType="begin"/>
      </w:r>
      <w:r w:rsidR="001B5057">
        <w:instrText xml:space="preserve"> ADDIN ZOTERO_ITEM CSL_CITATION {"citationID":"Vj4HoyR3","properties":{"formattedCitation":"[19]","plainCitation":"[19]","noteIndex":0},"citationItems":[{"id":190,"uris":["http://zotero.org/users/15023090/items/RG3TMBVE"],"itemData":{"id":190,"type":"article-journal","container-title":"Journal of Autism and Developmental Disorders","DOI":"10.1007/s10803-012-1510-3","ISSN":"0162-3257, 1573-3432","issue":"12","journalAbbreviation":"J Autism Dev Disord","language":"en","license":"http://www.springer.com/tdm","page":"2534-2545","source":"DOI.org (Crossref)","title":"Implicit Social Learning in Relation to Autistic-Like Traits","URL":"http://link.springer.com/10.1007/s10803-012-1510-3","volume":"42","author":[{"family":"Hudson","given":"Matthew"},{"family":"Nijboer","given":"Tanja C. W."},{"family":"Jellema","given":"Tjeerd"}],"accessed":{"date-parts":[["2025",6,28]]},"issued":{"date-parts":[["2012",12]]}}}],"schema":"https://github.com/citation-style-language/schema/raw/master/csl-citation.json"} </w:instrText>
      </w:r>
      <w:r w:rsidR="00185CD9">
        <w:fldChar w:fldCharType="separate"/>
      </w:r>
      <w:r w:rsidR="001B5057" w:rsidRPr="001B5057">
        <w:rPr>
          <w:rFonts w:cs="Linux Libertine"/>
        </w:rPr>
        <w:t>[19]</w:t>
      </w:r>
      <w:r w:rsidR="00185CD9">
        <w:fldChar w:fldCharType="end"/>
      </w:r>
      <w:r w:rsidRPr="00672ABE">
        <w:t xml:space="preserve">; Greater GCE is also shown for angry faces, but only when participants were under high cognitive load </w:t>
      </w:r>
      <w:r w:rsidR="00185CD9">
        <w:fldChar w:fldCharType="begin"/>
      </w:r>
      <w:r w:rsidR="001B5057">
        <w:instrText xml:space="preserve"> ADDIN ZOTERO_ITEM CSL_CITATION {"citationID":"QwdbcUlm","properties":{"formattedCitation":"[20]","plainCitation":"[20]","noteIndex":0},"citationItems":[{"id":191,"uris":["http://zotero.org/users/15023090/items/R9WYNLR9"],"itemData":{"id":191,"type":"article-journal","container-title":"PLOS ONE","DOI":"10.1371/journal.pone.0168111","ISSN":"1932-6203","issue":"12","journalAbbreviation":"PLoS ONE","language":"en","page":"e0168111","source":"DOI.org (Crossref)","title":"Emotion Unchained: Facial Expression Modulates Gaze Cueing under Cognitive Load","title-short":"Emotion Unchained","URL":"https://dx.plos.org/10.1371/journal.pone.0168111","volume":"11","author":[{"family":"Pecchinenda","given":"Anna"},{"family":"Petrucci","given":"Manuel"}],"editor":[{"family":"Avenanti","given":"Alessio"}],"accessed":{"date-parts":[["2025",6,28]]},"issued":{"date-parts":[["2016",12,13]]}}}],"schema":"https://github.com/citation-style-language/schema/raw/master/csl-citation.json"} </w:instrText>
      </w:r>
      <w:r w:rsidR="00185CD9">
        <w:fldChar w:fldCharType="separate"/>
      </w:r>
      <w:r w:rsidR="001B5057" w:rsidRPr="001B5057">
        <w:rPr>
          <w:rFonts w:cs="Linux Libertine"/>
        </w:rPr>
        <w:t>[20]</w:t>
      </w:r>
      <w:r w:rsidR="00185CD9">
        <w:fldChar w:fldCharType="end"/>
      </w:r>
      <w:r w:rsidRPr="00672ABE">
        <w:t xml:space="preserve">; or for happy and fearful faces after oxytocin administration </w:t>
      </w:r>
      <w:r w:rsidR="00185CD9">
        <w:fldChar w:fldCharType="begin"/>
      </w:r>
      <w:r w:rsidR="001B5057">
        <w:instrText xml:space="preserve"> ADDIN ZOTERO_ITEM CSL_CITATION {"citationID":"fOlyMMin","properties":{"formattedCitation":"[21]","plainCitation":"[21]","noteIndex":0},"citationItems":[{"id":193,"uris":["http://zotero.org/users/15023090/items/YUGE2WX5"],"itemData":{"id":193,"type":"article-journal","container-title":"Psychoneuroendocrinology","DOI":"10.1016/j.psyneuen.2013.02.018","ISSN":"03064530","issue":"9","journalAbbreviation":"Psychoneuroendocrinology","language":"en","license":"https://www.elsevier.com/tdm/userlicense/1.0/","page":"1797-1802","source":"DOI.org (Crossref)","title":"Enhanced orienting of attention in response to emotional gaze cues after oxytocin administration in healthy young men","URL":"https://linkinghub.elsevier.com/retrieve/pii/S0306453013000747","volume":"38","author":[{"family":"Tollenaar","given":"Marieke S."},{"family":"Chatzimanoli","given":"Michaela"},{"family":"Van Der Wee","given":"Nic J.A."},{"family":"Putman","given":"Peter"}],"accessed":{"date-parts":[["2025",6,28]]},"issued":{"date-parts":[["2013",9]]}}}],"schema":"https://github.com/citation-style-language/schema/raw/master/csl-citation.json"} </w:instrText>
      </w:r>
      <w:r w:rsidR="00185CD9">
        <w:fldChar w:fldCharType="separate"/>
      </w:r>
      <w:r w:rsidR="001B5057" w:rsidRPr="001B5057">
        <w:rPr>
          <w:rFonts w:cs="Linux Libertine"/>
        </w:rPr>
        <w:t>[21]</w:t>
      </w:r>
      <w:r w:rsidR="00185CD9">
        <w:fldChar w:fldCharType="end"/>
      </w:r>
      <w:r w:rsidRPr="00672ABE">
        <w:t>.</w:t>
      </w:r>
    </w:p>
    <w:p w14:paraId="79ED8FB5" w14:textId="77777777" w:rsidR="00672ABE" w:rsidRPr="00672ABE" w:rsidRDefault="00185CD9" w:rsidP="008770EA">
      <w:pPr>
        <w:pStyle w:val="Para"/>
      </w:pPr>
      <w:r>
        <w:t>The i</w:t>
      </w:r>
      <w:r w:rsidR="00672ABE" w:rsidRPr="00672ABE">
        <w:t xml:space="preserve">nternal differences of the observer </w:t>
      </w:r>
      <w:r>
        <w:t xml:space="preserve">are thought to be another cluster of factors that have their role </w:t>
      </w:r>
      <w:r w:rsidR="00672ABE" w:rsidRPr="00672ABE">
        <w:t xml:space="preserve">as modulatory factors. Traits </w:t>
      </w:r>
      <w:r w:rsidR="00672ABE" w:rsidRPr="00672ABE">
        <w:lastRenderedPageBreak/>
        <w:t>such as elevated anxiety</w:t>
      </w:r>
      <w:r>
        <w:t xml:space="preserve"> </w:t>
      </w:r>
      <w:r>
        <w:fldChar w:fldCharType="begin"/>
      </w:r>
      <w:r w:rsidR="001B5057">
        <w:instrText xml:space="preserve"> ADDIN ZOTERO_ITEM CSL_CITATION {"citationID":"oBPVQoDC","properties":{"formattedCitation":"[22], [23]","plainCitation":"[22], [23]","noteIndex":0},"citationItems":[{"id":202,"uris":["http://zotero.org/users/15023090/items/PEY5RUMH"],"itemData":{"id":202,"type":"article-journal","container-title":"Social Neuroscience","DOI":"10.1080/17470919.2014.958616","ISSN":"1747-0919, 1747-0927","issue":"1","journalAbbreviation":"Social Neuroscience","language":"en","page":"70-88","source":"DOI.org (Crossref)","title":"Autistic traits influence gaze-oriented attention to happy but not fearful faces","URL":"http://www.tandfonline.com/doi/abs/10.1080/17470919.2014.958616","volume":"10","author":[{"family":"Lassalle","given":"Amandine"},{"family":"Itier","given":"Roxane J."}],"accessed":{"date-parts":[["2025",6,28]]},"issued":{"date-parts":[["2015",1,2]]}}},{"id":200,"uris":["http://zotero.org/users/15023090/items/ZSQGWL5E"],"itemData":{"id":200,"type":"article-journal","container-title":"Visual Cognition","DOI":"10.1080/13506280344000095","ISSN":"1350-6285, 1464-0716","issue":"7","journalAbbreviation":"Visual Cognition","language":"en","page":"823-835","source":"DOI.org (Crossref)","title":"The face of fear: Effects of eye gaze and emotion on visual attention","title-short":"The face of fear","URL":"http://www.tandfonline.com/doi/abs/10.1080/13506280344000095","volume":"10","author":[{"family":"Mathews","given":"Andrew"},{"family":"Fox","given":"Elaine"},{"family":"Yiend","given":"Jenny"},{"family":"Calder","given":"Andy"}],"accessed":{"date-parts":[["2025",6,28]]},"issued":{"date-parts":[["2003",10]]}}}],"schema":"https://github.com/citation-style-language/schema/raw/master/csl-citation.json"} </w:instrText>
      </w:r>
      <w:r>
        <w:fldChar w:fldCharType="separate"/>
      </w:r>
      <w:r w:rsidR="001B5057" w:rsidRPr="001B5057">
        <w:rPr>
          <w:rFonts w:cs="Linux Libertine"/>
        </w:rPr>
        <w:t>[22], [23]</w:t>
      </w:r>
      <w:r>
        <w:fldChar w:fldCharType="end"/>
      </w:r>
      <w:r w:rsidR="00672ABE" w:rsidRPr="00672ABE">
        <w:t xml:space="preserve">, higher levels of fear </w:t>
      </w:r>
      <w:r>
        <w:fldChar w:fldCharType="begin"/>
      </w:r>
      <w:r w:rsidR="001B5057">
        <w:instrText xml:space="preserve"> ADDIN ZOTERO_ITEM CSL_CITATION {"citationID":"0Frkmg8U","properties":{"formattedCitation":"[24]","plainCitation":"[24]","noteIndex":0},"citationItems":[{"id":204,"uris":["http://zotero.org/users/15023090/items/LQD82KPW"],"itemData":{"id":204,"type":"article-journal","container-title":"Cognition &amp; Emotion","DOI":"10.1080/02699930500405550","ISSN":"0269-9931, 1464-0600","issue":"2","journalAbbreviation":"Cognition &amp; Emotion","language":"en","page":"309-320","source":"DOI.org (Crossref)","title":"Fear and fearfulness potentiate automatic orienting to eye gaze","URL":"http://www.tandfonline.com/doi/abs/10.1080/02699930500405550","volume":"20","author":[{"family":"Tipples","given":"Jason"}],"accessed":{"date-parts":[["2025",6,28]]},"issued":{"date-parts":[["2006",2]]}}}],"schema":"https://github.com/citation-style-language/schema/raw/master/csl-citation.json"} </w:instrText>
      </w:r>
      <w:r>
        <w:fldChar w:fldCharType="separate"/>
      </w:r>
      <w:r w:rsidR="001B5057" w:rsidRPr="001B5057">
        <w:rPr>
          <w:rFonts w:cs="Linux Libertine"/>
        </w:rPr>
        <w:t>[24]</w:t>
      </w:r>
      <w:r>
        <w:fldChar w:fldCharType="end"/>
      </w:r>
      <w:r w:rsidR="00672ABE" w:rsidRPr="00672ABE">
        <w:t xml:space="preserve">, or phobias combined with </w:t>
      </w:r>
      <w:r>
        <w:t>higher levels of anxiety traits</w:t>
      </w:r>
      <w:r w:rsidR="00672ABE" w:rsidRPr="00672ABE">
        <w:t xml:space="preserve"> </w:t>
      </w:r>
      <w:r>
        <w:fldChar w:fldCharType="begin"/>
      </w:r>
      <w:r w:rsidR="001B5057">
        <w:instrText xml:space="preserve"> ADDIN ZOTERO_ITEM CSL_CITATION {"citationID":"ChURu0TV","properties":{"formattedCitation":"[25]","plainCitation":"[25]","noteIndex":0},"citationItems":[{"id":113,"uris":["http://zotero.org/users/15023090/items/XTN5TRLQ"],"itemData":{"id":113,"type":"article-journal","container-title":"Frontiers in Psychology","DOI":"10.3389/fpsyg.2015.00454","ISSN":"1664-1078","journalAbbreviation":"Front. Psychol.","source":"DOI.org (Crossref)","title":"Gaze cuing of attention in snake phobic women: the influence of facial expression","title-short":"Gaze cuing of attention in snake phobic women","URL":"http://journal.frontiersin.org/article/10.3389/fpsyg.2015.00454/abstract","volume":"6","author":[{"family":"Pletti","given":"Carolina"},{"family":"Dalmaso","given":"Mario"},{"family":"Sarlo","given":"Michela"},{"family":"Galfano","given":"Giovanni"}],"accessed":{"date-parts":[["2025",6,27]]},"issued":{"date-parts":[["2015",4,20]]}}}],"schema":"https://github.com/citation-style-language/schema/raw/master/csl-citation.json"} </w:instrText>
      </w:r>
      <w:r>
        <w:fldChar w:fldCharType="separate"/>
      </w:r>
      <w:r w:rsidR="001B5057" w:rsidRPr="001B5057">
        <w:rPr>
          <w:rFonts w:cs="Linux Libertine"/>
        </w:rPr>
        <w:t>[25]</w:t>
      </w:r>
      <w:r>
        <w:fldChar w:fldCharType="end"/>
      </w:r>
      <w:r>
        <w:t xml:space="preserve"> </w:t>
      </w:r>
      <w:r w:rsidR="00672ABE" w:rsidRPr="00672ABE">
        <w:t xml:space="preserve">have been linked to stronger GCEs, as have low self-esteem and heightened social needs </w:t>
      </w:r>
      <w:r>
        <w:fldChar w:fldCharType="begin"/>
      </w:r>
      <w:r w:rsidR="001B5057">
        <w:instrText xml:space="preserve"> ADDIN ZOTERO_ITEM CSL_CITATION {"citationID":"lJwBN95u","properties":{"formattedCitation":"[26]","plainCitation":"[26]","noteIndex":0},"citationItems":[{"id":205,"uris":["http://zotero.org/users/15023090/items/XRLBQMLX"],"itemData":{"id":205,"type":"article-journal","container-title":"Personality and Individual Differences","DOI":"10.1016/j.paid.2013.11.017","ISSN":"01918869","journalAbbreviation":"Personality and Individual Differences","language":"en","page":"25-29","source":"DOI.org (Crossref)","title":"The influence of personality on social attention","URL":"https://linkinghub.elsevier.com/retrieve/pii/S0191886913013755","volume":"60","author":[{"family":"Wu","given":"David W.-L."},{"family":"Bischof","given":"Walter F."},{"family":"Anderson","given":"Nicola C."},{"family":"Jakobsen","given":"Tanya"},{"family":"Kingstone","given":"Alan"}],"accessed":{"date-parts":[["2025",6,28]]},"issued":{"date-parts":[["2014",4]]}}}],"schema":"https://github.com/citation-style-language/schema/raw/master/csl-citation.json"} </w:instrText>
      </w:r>
      <w:r>
        <w:fldChar w:fldCharType="separate"/>
      </w:r>
      <w:r w:rsidR="001B5057" w:rsidRPr="001B5057">
        <w:rPr>
          <w:rFonts w:cs="Linux Libertine"/>
        </w:rPr>
        <w:t>[26]</w:t>
      </w:r>
      <w:r>
        <w:fldChar w:fldCharType="end"/>
      </w:r>
      <w:r w:rsidR="00672ABE" w:rsidRPr="00672ABE">
        <w:t xml:space="preserve">. </w:t>
      </w:r>
      <w:r>
        <w:t>More stable p</w:t>
      </w:r>
      <w:r w:rsidR="00672ABE" w:rsidRPr="00672ABE">
        <w:t>ersonality traits</w:t>
      </w:r>
      <w:r>
        <w:t xml:space="preserve"> like intro- and extraversion</w:t>
      </w:r>
      <w:r w:rsidR="00672ABE" w:rsidRPr="00672ABE">
        <w:t xml:space="preserve"> also interact with emotional expression</w:t>
      </w:r>
      <w:r>
        <w:t xml:space="preserve"> with </w:t>
      </w:r>
      <w:r w:rsidR="00672ABE" w:rsidRPr="00672ABE">
        <w:t>introverts respond</w:t>
      </w:r>
      <w:r>
        <w:t>ing</w:t>
      </w:r>
      <w:r w:rsidR="00672ABE" w:rsidRPr="00672ABE">
        <w:t xml:space="preserve"> strongly to neutral and happy faces, while extraverts </w:t>
      </w:r>
      <w:r>
        <w:t>are showing higher</w:t>
      </w:r>
      <w:r w:rsidR="00672ABE" w:rsidRPr="00672ABE">
        <w:t xml:space="preserve"> sensitive to angry ones </w:t>
      </w:r>
      <w:r>
        <w:fldChar w:fldCharType="begin"/>
      </w:r>
      <w:r w:rsidR="001B5057">
        <w:instrText xml:space="preserve"> ADDIN ZOTERO_ITEM CSL_CITATION {"citationID":"N1jFdmxN","properties":{"formattedCitation":"[27]","plainCitation":"[27]","noteIndex":0},"citationItems":[{"id":206,"uris":["http://zotero.org/users/15023090/items/IAA4LRFK"],"itemData":{"id":206,"type":"article-journal","container-title":"Cognitive Processing","DOI":"10.1007/s10339-013-0559-z","ISSN":"1612-4782, 1612-4790","issue":"3","journalAbbreviation":"Cogn Process","language":"en","license":"http://www.springer.com/tdm","page":"293-299","source":"DOI.org (Crossref)","title":"“Avoiding or approaching eyes”? Introversion/extraversion affects the gaze-cueing effect","title-short":"“Avoiding or approaching eyes”?","URL":"http://link.springer.com/10.1007/s10339-013-0559-z","volume":"14","author":[{"family":"Ponari","given":"Marta"},{"family":"Trojano","given":"Luigi"},{"family":"Grossi","given":"Dario"},{"family":"Conson","given":"Massimiliano"}],"accessed":{"date-parts":[["2025",6,28]]},"issued":{"date-parts":[["2013",8]]}}}],"schema":"https://github.com/citation-style-language/schema/raw/master/csl-citation.json"} </w:instrText>
      </w:r>
      <w:r>
        <w:fldChar w:fldCharType="separate"/>
      </w:r>
      <w:r w:rsidR="001B5057" w:rsidRPr="001B5057">
        <w:rPr>
          <w:rFonts w:cs="Linux Libertine"/>
        </w:rPr>
        <w:t>[27]</w:t>
      </w:r>
      <w:r>
        <w:fldChar w:fldCharType="end"/>
      </w:r>
      <w:r w:rsidR="00672ABE" w:rsidRPr="00672ABE">
        <w:t xml:space="preserve">. Gender may play a role as well, with stronger GCEs reported in females than males </w:t>
      </w:r>
      <w:r>
        <w:fldChar w:fldCharType="begin"/>
      </w:r>
      <w:r w:rsidR="001B5057">
        <w:instrText xml:space="preserve"> ADDIN ZOTERO_ITEM CSL_CITATION {"citationID":"OiAMI1iI","properties":{"formattedCitation":"[28]","plainCitation":"[28]","noteIndex":0},"citationItems":[{"id":123,"uris":["http://zotero.org/users/15023090/items/C7INXQXX"],"itemData":{"id":123,"type":"article-journal","abstract":"Observing a face with averted eyes results in a reflexive shift of attention to the gazed-at location. Here we present results that show that this effect is weaker in males than in females (Experiment 1). This result is predicted by the ‘extreme male brain’ theory of autism (Baron-Cohen, 2003), which suggests that males in the normal population should display more autism-like traits than females (e.g., poor joint attention). Indeed, participants′ scores on the Autism-Spectrum Quotient (Baron-Cohen, Wheelwright, Stott, Bolton, &amp; Goodyear, 2001) negatively correlated with cueing magnitude. Furthermore, exogenous orienting did not differ between the sexes in two peripheral cueing experiments (Experiments 2a and 2b). However, a final experiment showed that using non-predictive arrows instead of eyes as a central cue also revealed a large gender difference. This demonstrates that reduced orienting from central cues in males generalizes beyond gaze cues. These results show that while peripheral cueing is equivalent in the male and female brains, the attention systems of the two sexes treat noninformative symbolic cues very differently.","container-title":"The Quarterly Journal of Experimental Psychology Section A","DOI":"10.1080/02724980443000124","ISSN":"0272-4987, 1464-0740","issue":"4","journalAbbreviation":"The Quarterly Journal of Experimental Psychology Section A","language":"en","license":"https://journals.sagepub.com/page/policies/text-and-data-mining-license","page":"631-650","source":"DOI.org (Crossref)","title":"Sex differences in eye gaze and symbolic cueing of attention","URL":"https://journals.sagepub.com/doi/10.1080/02724980443000124","volume":"58","author":[{"family":"Bayliss","given":"Andrew P."},{"family":"Di Pellegrino","given":"Giuseppe"},{"family":"Tipper","given":"Steven P."}],"accessed":{"date-parts":[["2025",6,27]]},"issued":{"date-parts":[["2005",5]]}}}],"schema":"https://github.com/citation-style-language/schema/raw/master/csl-citation.json"} </w:instrText>
      </w:r>
      <w:r>
        <w:fldChar w:fldCharType="separate"/>
      </w:r>
      <w:r w:rsidR="001B5057" w:rsidRPr="001B5057">
        <w:rPr>
          <w:rFonts w:cs="Linux Libertine"/>
        </w:rPr>
        <w:t>[28]</w:t>
      </w:r>
      <w:r>
        <w:fldChar w:fldCharType="end"/>
      </w:r>
      <w:r w:rsidR="00672ABE" w:rsidRPr="00672ABE">
        <w:t xml:space="preserve">.  </w:t>
      </w:r>
    </w:p>
    <w:p w14:paraId="29AF0C84" w14:textId="77777777" w:rsidR="00672ABE" w:rsidRPr="00672ABE" w:rsidRDefault="00672ABE" w:rsidP="008770EA">
      <w:pPr>
        <w:pStyle w:val="Para"/>
      </w:pPr>
      <w:r w:rsidRPr="00672ABE">
        <w:t xml:space="preserve">Beyond stable traits, transient internal states such as social acceptance or rejection </w:t>
      </w:r>
      <w:r w:rsidR="006078F7">
        <w:fldChar w:fldCharType="begin"/>
      </w:r>
      <w:r w:rsidR="001B5057">
        <w:instrText xml:space="preserve"> ADDIN ZOTERO_ITEM CSL_CITATION {"citationID":"aTogikSM","properties":{"formattedCitation":"[29]","plainCitation":"[29]","noteIndex":0},"citationItems":[{"id":207,"uris":["http://zotero.org/users/15023090/items/WCRKHDSM"],"itemData":{"id":207,"type":"article-journal","abstract":"Social-psychological theories of belongingness self-regulation suggest that when one's need for interpersonal relationships is not being met, one begins to monitor the social environment more closely. Presumably, this serves to increase awareness of the likelihood of social acceptance versus rejection and to inform later social decision-making processes. The current investigation tested whether low belongingness increases a particular form of social monitoring that has recently been documented in the cognitive literature: gaze-triggered orienting. Low belongingness was operationalized either in terms of low trait self-esteem (Studies 1a and 1b) or in terms of the priming of rejection-related thoughts ( Study 2 ). Across the studies, the normal tendency to orient attention in accordance with another individual's eye gaze was augmented under conditions of low belongingness. However, belongingness had no influence on a nonsocial form of orienting. The results are discussed in terms of their implications for theories of belongingness self-regulation and social attention.","container-title":"Psychological Science","DOI":"10.1111/j.1467-9280.2009.02321.x","ISSN":"0956-7976, 1467-9280","issue":"4","journalAbbreviation":"Psychol Sci","language":"en","license":"https://journals.sagepub.com/page/policies/text-and-data-mining-license","page":"495-501","source":"DOI.org (Crossref)","title":"Gaze-Triggered Orienting as a Tool of the Belongingness Self-Regulation System","URL":"https://journals.sagepub.com/doi/10.1111/j.1467-9280.2009.02321.x","volume":"20","author":[{"family":"Wilkowski","given":"Benjamin M."},{"family":"Robinson","given":"Michael D."},{"family":"Friesen","given":"Chris Kelland"}],"accessed":{"date-parts":[["2025",6,28]]},"issued":{"date-parts":[["2009",4]]}}}],"schema":"https://github.com/citation-style-language/schema/raw/master/csl-citation.json"} </w:instrText>
      </w:r>
      <w:r w:rsidR="006078F7">
        <w:fldChar w:fldCharType="separate"/>
      </w:r>
      <w:r w:rsidR="001B5057" w:rsidRPr="001B5057">
        <w:rPr>
          <w:rFonts w:cs="Linux Libertine"/>
        </w:rPr>
        <w:t>[29]</w:t>
      </w:r>
      <w:r w:rsidR="006078F7">
        <w:fldChar w:fldCharType="end"/>
      </w:r>
      <w:r w:rsidRPr="00672ABE">
        <w:t xml:space="preserve">, or primed feelings of power </w:t>
      </w:r>
      <w:r w:rsidR="006078F7">
        <w:fldChar w:fldCharType="begin"/>
      </w:r>
      <w:r w:rsidR="001B5057">
        <w:instrText xml:space="preserve"> ADDIN ZOTERO_ITEM CSL_CITATION {"citationID":"NAMVwfCU","properties":{"formattedCitation":"[30]","plainCitation":"[30]","noteIndex":0},"citationItems":[{"id":135,"uris":["http://zotero.org/users/15023090/items/K2EDP638"],"itemData":{"id":135,"type":"article-journal","container-title":"PLoS ONE","DOI":"10.1371/journal.pone.0114077","ISSN":"1932-6203","issue":"12","journalAbbreviation":"PLoS ONE","language":"en","page":"e114077","source":"DOI.org (Crossref)","title":"The Impact of Perceived Social Power and Dangerous Context on Social Attention","URL":"https://dx.plos.org/10.1371/journal.pone.0114077","volume":"9","author":[{"family":"Cui","given":"Gege"},{"family":"Zhang","given":"Shen"},{"family":"Geng","given":"Haiyan"}],"editor":[{"family":"Zalla","given":"Tiziana"}],"accessed":{"date-parts":[["2025",6,27]]},"issued":{"date-parts":[["2014",12,2]]}}}],"schema":"https://github.com/citation-style-language/schema/raw/master/csl-citation.json"} </w:instrText>
      </w:r>
      <w:r w:rsidR="006078F7">
        <w:fldChar w:fldCharType="separate"/>
      </w:r>
      <w:r w:rsidR="001B5057" w:rsidRPr="001B5057">
        <w:rPr>
          <w:rFonts w:cs="Linux Libertine"/>
        </w:rPr>
        <w:t>[30]</w:t>
      </w:r>
      <w:r w:rsidR="006078F7">
        <w:fldChar w:fldCharType="end"/>
      </w:r>
      <w:r w:rsidRPr="00672ABE">
        <w:t>, have been shown to modulate the GCE—</w:t>
      </w:r>
      <w:r w:rsidR="006078F7">
        <w:t>underlying</w:t>
      </w:r>
      <w:r w:rsidRPr="00672ABE">
        <w:t xml:space="preserve"> </w:t>
      </w:r>
      <w:r w:rsidR="006078F7">
        <w:t>GCE’s</w:t>
      </w:r>
      <w:r w:rsidRPr="00672ABE">
        <w:t xml:space="preserve"> sensitivity to both </w:t>
      </w:r>
      <w:r w:rsidR="006078F7">
        <w:t>permanent</w:t>
      </w:r>
      <w:r w:rsidRPr="00672ABE">
        <w:t xml:space="preserve"> and </w:t>
      </w:r>
      <w:r w:rsidR="006078F7" w:rsidRPr="00672ABE">
        <w:t>temporary</w:t>
      </w:r>
      <w:r w:rsidRPr="00672ABE">
        <w:t xml:space="preserve"> internal conditions. Interestingly, political temperament also appears to influence gaze cueing, with liberals showing more robust effects than conservatives </w:t>
      </w:r>
      <w:r w:rsidR="006078F7">
        <w:fldChar w:fldCharType="begin"/>
      </w:r>
      <w:r w:rsidR="001B5057">
        <w:instrText xml:space="preserve"> ADDIN ZOTERO_ITEM CSL_CITATION {"citationID":"sWGyjJ3s","properties":{"formattedCitation":"[31]","plainCitation":"[31]","noteIndex":0},"citationItems":[{"id":208,"uris":["http://zotero.org/users/15023090/items/BQUYSCEK"],"itemData":{"id":208,"type":"article-journal","container-title":"Cognitive Processing","DOI":"10.1007/s10339-015-0661-5","ISSN":"1612-4782, 1612-4790","issue":"3","journalAbbreviation":"Cogn Process","language":"en","page":"309-314","source":"DOI.org (Crossref)","title":"The politics of attention contextualized: gaze but not arrow cuing of attention is moderated by political temperament","title-short":"The politics of attention contextualized","URL":"http://link.springer.com/10.1007/s10339-015-0661-5","volume":"16","author":[{"family":"Carraro","given":"Luciana"},{"family":"Dalmaso","given":"Mario"},{"family":"Castelli","given":"Luigi"},{"family":"Galfano","given":"Giovanni"}],"accessed":{"date-parts":[["2025",6,28]]},"issued":{"date-parts":[["2015",8]]}}}],"schema":"https://github.com/citation-style-language/schema/raw/master/csl-citation.json"} </w:instrText>
      </w:r>
      <w:r w:rsidR="006078F7">
        <w:fldChar w:fldCharType="separate"/>
      </w:r>
      <w:r w:rsidR="001B5057" w:rsidRPr="001B5057">
        <w:rPr>
          <w:rFonts w:cs="Linux Libertine"/>
        </w:rPr>
        <w:t>[31]</w:t>
      </w:r>
      <w:r w:rsidR="006078F7">
        <w:fldChar w:fldCharType="end"/>
      </w:r>
      <w:r w:rsidRPr="00672ABE">
        <w:t xml:space="preserve">. </w:t>
      </w:r>
    </w:p>
    <w:p w14:paraId="3B7FDDE0" w14:textId="77777777" w:rsidR="00672ABE" w:rsidRPr="00672ABE" w:rsidRDefault="00672ABE" w:rsidP="008770EA">
      <w:pPr>
        <w:pStyle w:val="Para"/>
      </w:pPr>
      <w:r w:rsidRPr="00672ABE">
        <w:t xml:space="preserve">As the reviewed studies illustrate, the gaze cueing effect (GCE) is rarely shaped by a single, isolated factor. Rather, it often results </w:t>
      </w:r>
      <w:r w:rsidR="006078F7">
        <w:t>of a</w:t>
      </w:r>
      <w:r w:rsidRPr="00672ABE">
        <w:t xml:space="preserve"> </w:t>
      </w:r>
      <w:r w:rsidR="006078F7" w:rsidRPr="00672ABE">
        <w:t>dynamic</w:t>
      </w:r>
      <w:r w:rsidR="006078F7">
        <w:t xml:space="preserve"> </w:t>
      </w:r>
      <w:r w:rsidR="006078F7" w:rsidRPr="00672ABE">
        <w:t>interaction</w:t>
      </w:r>
      <w:r w:rsidRPr="00672ABE">
        <w:t xml:space="preserve"> between </w:t>
      </w:r>
      <w:r w:rsidR="006078F7">
        <w:t xml:space="preserve">factors from both groups – the </w:t>
      </w:r>
      <w:r w:rsidR="006078F7" w:rsidRPr="00672ABE">
        <w:t>characteristics</w:t>
      </w:r>
      <w:r w:rsidRPr="00672ABE">
        <w:t xml:space="preserve"> of the cueing face (e.g., expression, status, trustworthiness) and </w:t>
      </w:r>
      <w:r w:rsidR="006078F7">
        <w:t xml:space="preserve">the </w:t>
      </w:r>
      <w:r w:rsidRPr="00672ABE">
        <w:t xml:space="preserve">traits of the observer (e.g., anxiety, social motivation). </w:t>
      </w:r>
      <w:r w:rsidR="006078F7">
        <w:t xml:space="preserve">The </w:t>
      </w:r>
      <w:r w:rsidRPr="00672ABE">
        <w:t>interaction effects</w:t>
      </w:r>
      <w:r w:rsidR="006078F7">
        <w:t xml:space="preserve"> </w:t>
      </w:r>
      <w:r w:rsidRPr="00672ABE">
        <w:t>reflect how individual and social factors combine in shaping attentional responses</w:t>
      </w:r>
      <w:r w:rsidR="006078F7">
        <w:t xml:space="preserve"> –</w:t>
      </w:r>
      <w:r w:rsidRPr="00672ABE">
        <w:t xml:space="preserve"> suggest</w:t>
      </w:r>
      <w:r w:rsidR="006078F7">
        <w:t>ing</w:t>
      </w:r>
      <w:r w:rsidRPr="00672ABE">
        <w:t xml:space="preserve"> that gaze cueing is not merely a reflexive shift of attention, but a flexible, context-sensitive process.</w:t>
      </w:r>
    </w:p>
    <w:p w14:paraId="336F9D83" w14:textId="77777777" w:rsidR="00672ABE" w:rsidRDefault="00672ABE" w:rsidP="008770EA">
      <w:pPr>
        <w:pStyle w:val="Para"/>
      </w:pPr>
      <w:r w:rsidRPr="00672ABE">
        <w:t xml:space="preserve">Despite </w:t>
      </w:r>
      <w:r w:rsidR="006078F7">
        <w:t>the large</w:t>
      </w:r>
      <w:r w:rsidRPr="00672ABE">
        <w:t xml:space="preserve"> body of research, one internal state remains notably underexplored in the gaze cueing literature: the sense of agency (</w:t>
      </w:r>
      <w:proofErr w:type="spellStart"/>
      <w:r w:rsidRPr="00672ABE">
        <w:t>SoA</w:t>
      </w:r>
      <w:proofErr w:type="spellEnd"/>
      <w:r w:rsidRPr="00672ABE">
        <w:t>). While prior work has largely emphasized stable personality traits, much less is known about how transient, moment-to-moment cognitive states—such as the subjective experience of control over</w:t>
      </w:r>
      <w:r w:rsidR="006078F7">
        <w:t xml:space="preserve"> one’s own</w:t>
      </w:r>
      <w:r w:rsidRPr="00672ABE">
        <w:t xml:space="preserve"> actions—might modulate social attention. Investigating </w:t>
      </w:r>
      <w:proofErr w:type="spellStart"/>
      <w:r w:rsidRPr="00672ABE">
        <w:t>SoA</w:t>
      </w:r>
      <w:proofErr w:type="spellEnd"/>
      <w:r w:rsidRPr="00672ABE">
        <w:t xml:space="preserve"> thus represents a valuable opportunity to deepen our understanding of how volitional control dynamically interacts with mechanisms of gaze-based attentional orienting and non-verbal communication.</w:t>
      </w:r>
    </w:p>
    <w:p w14:paraId="5BFA7AD6" w14:textId="77777777" w:rsidR="00672ABE" w:rsidRPr="00672ABE" w:rsidRDefault="00672ABE" w:rsidP="005001CE">
      <w:pPr>
        <w:pStyle w:val="Head2"/>
      </w:pPr>
      <w:r w:rsidRPr="00672ABE">
        <w:t>The Sense of Agency</w:t>
      </w:r>
    </w:p>
    <w:p w14:paraId="33475230" w14:textId="25C28E56" w:rsidR="00672ABE" w:rsidRPr="00672ABE" w:rsidRDefault="00672ABE" w:rsidP="008770EA">
      <w:pPr>
        <w:pStyle w:val="Para"/>
      </w:pPr>
      <w:r w:rsidRPr="00672ABE">
        <w:t>The sense of agency (</w:t>
      </w:r>
      <w:proofErr w:type="spellStart"/>
      <w:r w:rsidRPr="00672ABE">
        <w:t>SoA</w:t>
      </w:r>
      <w:proofErr w:type="spellEnd"/>
      <w:r w:rsidRPr="00672ABE">
        <w:t xml:space="preserve">) can be defined as the pre-reflective feeling of being the agent of one’s own actions </w:t>
      </w:r>
      <w:r w:rsidR="005351A0">
        <w:fldChar w:fldCharType="begin"/>
      </w:r>
      <w:r w:rsidR="001B5057">
        <w:instrText xml:space="preserve"> ADDIN ZOTERO_ITEM CSL_CITATION {"citationID":"o2sWwrV3","properties":{"formattedCitation":"[32]","plainCitation":"[32]","noteIndex":0},"citationItems":[{"id":221,"uris":["http://zotero.org/users/15023090/items/PQV2HDZ3"],"itemData":{"id":221,"type":"article-journal","container-title":"Trends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and the experience of controlling them and, through them, controlling events in the external world </w:t>
      </w:r>
      <w:r w:rsidR="005351A0">
        <w:fldChar w:fldCharType="begin"/>
      </w:r>
      <w:r w:rsidR="001B5057">
        <w:instrText xml:space="preserve"> ADDIN ZOTERO_ITEM CSL_CITATION {"citationID":"MzKE13ot","properties":{"formattedCitation":"[33]","plainCitation":"[33]","noteIndex":0},"citationItems":[{"id":222,"uris":["http://zotero.org/users/15023090/items/NLZL9WRA"],"itemData":{"id":222,"type":"article-journal","abstract":"The experience of agency refers to the experience of being in control both of one's own actions and, through them, of events in the external world. Recent experimental studies have investigated how people recognise a particular event as being caused by their own action or by that of another person. These studies suggest that people match sensory inputs to a prediction based on the action they are performing. Other studies have contrasted voluntary actions to physically similar but passive body movements. These studies suggest that voluntary action triggers wide-ranging changes in the spatial and temporal experience not only of one's own body but also of external events. Prediction and monitoring of the consequences of one's own motor commands produces characteristic experiences that form our normal, everyday feeling of being in control of our life. We conclude by discussing the implications of recent psychological work for our notions of responsibility for action.","container-title":"Current Directions in Psychological Science","DOI":"10.1111/j.1467-8721.2009.01644.x","ISSN":"0963-7214, 1467-8721","issue":"4","journalAbbreviation":"Curr Dir Psychol Sci","language":"en","license":"https://journals.sagepub.com/page/policies/text-and-data-mining-license","page":"242-246","source":"DOI.org (Crossref)","title":"The Experience of Agency: Feelings, Judgments, and Responsibility","title-short":"The Experience of Agency","URL":"https://journals.sagepub.com/doi/10.1111/j.1467-8721.2009.01644.x","volume":"18","author":[{"family":"Haggard","given":"Patrick"},{"family":"Tsakiris","given":"Manos"}],"accessed":{"date-parts":[["2025",6,28]]},"issued":{"date-parts":[["2009",8]]}}}],"schema":"https://github.com/citation-style-language/schema/raw/master/csl-citation.json"} </w:instrText>
      </w:r>
      <w:r w:rsidR="005351A0">
        <w:fldChar w:fldCharType="separate"/>
      </w:r>
      <w:r w:rsidR="001B5057" w:rsidRPr="001B5057">
        <w:rPr>
          <w:rFonts w:cs="Linux Libertine"/>
        </w:rPr>
        <w:t>[33]</w:t>
      </w:r>
      <w:r w:rsidR="005351A0">
        <w:fldChar w:fldCharType="end"/>
      </w:r>
      <w:r w:rsidRPr="00672ABE">
        <w:t xml:space="preserve">. In other words, it is the feeling that "I am the one who is </w:t>
      </w:r>
      <w:del w:id="191" w:author="dalan" w:date="2025-07-09T22:35:00Z">
        <w:r w:rsidR="005351A0" w:rsidDel="00223CC6">
          <w:delText>doing the act</w:delText>
        </w:r>
      </w:del>
      <w:ins w:id="192" w:author="dalan" w:date="2025-07-09T22:35:00Z">
        <w:r w:rsidR="00223CC6">
          <w:t>performing the action</w:t>
        </w:r>
      </w:ins>
      <w:r w:rsidR="005351A0">
        <w:t xml:space="preserve">, hence I’m the one </w:t>
      </w:r>
      <w:r w:rsidRPr="00672ABE">
        <w:t xml:space="preserve">causing </w:t>
      </w:r>
      <w:r w:rsidR="005351A0">
        <w:t xml:space="preserve">the </w:t>
      </w:r>
      <w:r w:rsidRPr="00672ABE">
        <w:t xml:space="preserve">effect." </w:t>
      </w:r>
      <w:proofErr w:type="spellStart"/>
      <w:r w:rsidRPr="00672ABE">
        <w:t>SoA</w:t>
      </w:r>
      <w:proofErr w:type="spellEnd"/>
      <w:r w:rsidRPr="00672ABE">
        <w:t xml:space="preserve"> is fundamental to motor control, self-awareness, and social interaction, where recognizing one’s own contributions is essential for coordinating joint actions </w:t>
      </w:r>
      <w:r w:rsidR="005351A0">
        <w:fldChar w:fldCharType="begin"/>
      </w:r>
      <w:r w:rsidR="001B5057">
        <w:instrText xml:space="preserve"> ADDIN ZOTERO_ITEM CSL_CITATION {"citationID":"9dML9mYL","properties":{"formattedCitation":"[32]","plainCitation":"[32]","noteIndex":0},"citationItems":[{"id":221,"uris":["http://zotero.org/users/15023090/items/PQV2HDZ3"],"itemData":{"id":221,"type":"article-journal","container-title":"Trends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As discussed in </w:t>
      </w:r>
      <w:del w:id="193" w:author="dalan" w:date="2025-07-09T22:36:00Z">
        <w:r w:rsidRPr="00672ABE" w:rsidDel="008D75D7">
          <w:delText xml:space="preserve">Agency and Joint Attention </w:delText>
        </w:r>
      </w:del>
      <w:r w:rsidR="005351A0">
        <w:fldChar w:fldCharType="begin"/>
      </w:r>
      <w:r w:rsidR="001B5057">
        <w:instrText xml:space="preserve"> ADDIN ZOTERO_ITEM CSL_CITATION {"citationID":"luYPvWMH","properties":{"formattedCitation":"[34]","plainCitation":"[34]","noteIndex":0},"citationItems":[{"id":83,"uris":["http://zotero.org/users/15023090/items/TMGPM97G"],"itemData":{"id":83,"type":"book","ISBN":"978-0-19-998834-1","title":"Agency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 xml:space="preserve">, </w:t>
      </w:r>
      <w:proofErr w:type="spellStart"/>
      <w:r w:rsidRPr="00672ABE">
        <w:t>SoA</w:t>
      </w:r>
      <w:proofErr w:type="spellEnd"/>
      <w:r w:rsidRPr="00672ABE">
        <w:t xml:space="preserve"> also supports the development of joint attention, a critical capacity for aligning visual focus and inferring others’ intentions (e.g., theory of mind - </w:t>
      </w:r>
      <w:proofErr w:type="spellStart"/>
      <w:r w:rsidRPr="00672ABE">
        <w:t>ToM</w:t>
      </w:r>
      <w:proofErr w:type="spellEnd"/>
      <w:r w:rsidRPr="00672ABE">
        <w:t>).</w:t>
      </w:r>
    </w:p>
    <w:p w14:paraId="5228CB3C" w14:textId="192B4618" w:rsidR="00672ABE" w:rsidRPr="00672ABE" w:rsidRDefault="00672ABE" w:rsidP="008770EA">
      <w:pPr>
        <w:pStyle w:val="Para"/>
      </w:pPr>
      <w:r w:rsidRPr="00672ABE">
        <w:t xml:space="preserve">Several theoretical frameworks have been proposed to explain how </w:t>
      </w:r>
      <w:proofErr w:type="spellStart"/>
      <w:r w:rsidRPr="00672ABE">
        <w:t>SoA</w:t>
      </w:r>
      <w:proofErr w:type="spellEnd"/>
      <w:r w:rsidRPr="00672ABE">
        <w:t xml:space="preserve"> arises. Predictive coding models suggest that agency stems from the match between predicted and actual sensory outcomes </w:t>
      </w:r>
      <w:r w:rsidR="005351A0">
        <w:fldChar w:fldCharType="begin"/>
      </w:r>
      <w:r w:rsidR="001B5057">
        <w:instrText xml:space="preserve"> ADDIN ZOTERO_ITEM CSL_CITATION {"citationID":"LEOmdw9i","properties":{"formattedCitation":"[35],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351A0">
        <w:fldChar w:fldCharType="separate"/>
      </w:r>
      <w:r w:rsidR="001B5057" w:rsidRPr="001B5057">
        <w:rPr>
          <w:rFonts w:cs="Linux Libertine"/>
        </w:rPr>
        <w:t>[</w:t>
      </w:r>
      <w:ins w:id="194" w:author="Karolina Staikova" w:date="2025-07-10T23:59:00Z">
        <w:r w:rsidR="008770EA">
          <w:rPr>
            <w:rFonts w:cs="Linux Libertine"/>
          </w:rPr>
          <w:t>20</w:t>
        </w:r>
      </w:ins>
      <w:del w:id="195" w:author="Karolina Staikova" w:date="2025-07-10T23:59:00Z">
        <w:r w:rsidR="001B5057" w:rsidRPr="001B5057" w:rsidDel="008770EA">
          <w:rPr>
            <w:rFonts w:cs="Linux Libertine"/>
          </w:rPr>
          <w:delText>35</w:delText>
        </w:r>
      </w:del>
      <w:r w:rsidR="001B5057" w:rsidRPr="001B5057">
        <w:rPr>
          <w:rFonts w:cs="Linux Libertine"/>
        </w:rPr>
        <w:t>], [</w:t>
      </w:r>
      <w:ins w:id="196" w:author="Karolina Staikova" w:date="2025-07-10T23:59:00Z">
        <w:r w:rsidR="008770EA">
          <w:rPr>
            <w:rFonts w:cs="Linux Libertine"/>
          </w:rPr>
          <w:t>16</w:t>
        </w:r>
      </w:ins>
      <w:del w:id="197" w:author="Karolina Staikova" w:date="2025-07-10T23:59:00Z">
        <w:r w:rsidR="001B5057" w:rsidRPr="001B5057" w:rsidDel="008770EA">
          <w:rPr>
            <w:rFonts w:cs="Linux Libertine"/>
          </w:rPr>
          <w:delText>36</w:delText>
        </w:r>
      </w:del>
      <w:r w:rsidR="001B5057" w:rsidRPr="001B5057">
        <w:rPr>
          <w:rFonts w:cs="Linux Libertine"/>
        </w:rPr>
        <w:t>]</w:t>
      </w:r>
      <w:r w:rsidR="005351A0">
        <w:fldChar w:fldCharType="end"/>
      </w:r>
      <w:r w:rsidRPr="00672ABE">
        <w:t>. Cue integration models propose that internal motor signals and external cues are combined</w:t>
      </w:r>
      <w:r w:rsidR="005351A0">
        <w:t xml:space="preserve"> and taken into account for the</w:t>
      </w:r>
      <w:r w:rsidRPr="00672ABE">
        <w:t xml:space="preserve"> final judgment of agency (</w:t>
      </w:r>
      <w:proofErr w:type="spellStart"/>
      <w:r w:rsidRPr="00672ABE">
        <w:t>Pacherie</w:t>
      </w:r>
      <w:proofErr w:type="spellEnd"/>
      <w:r w:rsidRPr="00672ABE">
        <w:t xml:space="preserve">, 2013, in </w:t>
      </w:r>
      <w:r w:rsidR="005351A0">
        <w:fldChar w:fldCharType="begin"/>
      </w:r>
      <w:r w:rsidR="001B5057">
        <w:instrText xml:space="preserve"> ADDIN ZOTERO_ITEM CSL_CITATION {"citationID":"BkQqTsRt","properties":{"formattedCitation":"[34]","plainCitation":"[34]","noteIndex":0},"citationItems":[{"id":83,"uris":["http://zotero.org/users/15023090/items/TMGPM97G"],"itemData":{"id":83,"type":"book","ISBN":"978-0-19-998834-1","title":"Agency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ins w:id="198" w:author="dalan" w:date="2025-07-09T22:36:00Z">
        <w:r w:rsidR="008D75D7">
          <w:t>)</w:t>
        </w:r>
      </w:ins>
      <w:r w:rsidRPr="00672ABE">
        <w:t xml:space="preserve">. </w:t>
      </w:r>
      <w:r w:rsidRPr="00672ABE">
        <w:t>Retrospective inference models</w:t>
      </w:r>
      <w:ins w:id="199" w:author="dalan" w:date="2025-07-09T22:37:00Z">
        <w:r w:rsidR="00A61A87">
          <w:t>, in their turn,</w:t>
        </w:r>
      </w:ins>
      <w:r w:rsidRPr="00672ABE">
        <w:t xml:space="preserve"> argue that agency can also be inferred after the fact, based on contextual and temporal information</w:t>
      </w:r>
      <w:r w:rsidR="005351A0">
        <w:t xml:space="preserve"> </w:t>
      </w:r>
      <w:del w:id="200" w:author="dalan" w:date="2025-07-09T22:38:00Z">
        <w:r w:rsidR="005351A0" w:rsidDel="00EB06B2">
          <w:delText>(</w:delText>
        </w:r>
        <w:r w:rsidR="005351A0" w:rsidRPr="00EB06B2" w:rsidDel="00EB06B2">
          <w:rPr>
            <w:highlight w:val="yellow"/>
            <w:rPrChange w:id="201" w:author="dalan" w:date="2025-07-09T22:37:00Z">
              <w:rPr/>
            </w:rPrChange>
          </w:rPr>
          <w:delText>the result</w:delText>
        </w:r>
        <w:r w:rsidR="005351A0" w:rsidDel="00EB06B2">
          <w:delText>)</w:delText>
        </w:r>
        <w:r w:rsidRPr="00672ABE" w:rsidDel="00EB06B2">
          <w:delText xml:space="preserve"> </w:delText>
        </w:r>
      </w:del>
      <w:r w:rsidR="005351A0">
        <w:fldChar w:fldCharType="begin"/>
      </w:r>
      <w:r w:rsidR="001B5057">
        <w:instrText xml:space="preserve"> ADDIN ZOTERO_ITEM CSL_CITATION {"citationID":"NAKdMHqH","properties":{"formattedCitation":"[37]","plainCitation":"[37]","noteIndex":0},"citationItems":[{"id":225,"uris":["http://zotero.org/users/15023090/items/TKG7GRKH"],"itemData":{"id":225,"type":"article-journal","container-title":"Journal of Personality and Social Psychology","DOI":"10.1037/0022-3514.86.6.838","ISSN":"1939-1315, 0022-3514","issue":"6","journalAbbreviation":"Journal of Personality and Social Psychology","language":"en","page":"838-848","source":"DOI.org (Crossref)","title":"Vicarious Agency: Experiencing Control Over the Movements of Others.","title-short":"Vicarious Agency","URL":"https://doi.apa.org/doi/10.1037/0022-3514.86.6.838","volume":"86","author":[{"family":"Wegner","given":"Daniel M."},{"family":"Sparrow","given":"Betsy"},{"family":"Winerman","given":"Lea"}],"accessed":{"date-parts":[["2025",6,28]]},"issued":{"date-parts":[["2004"]]}}}],"schema":"https://github.com/citation-style-language/schema/raw/master/csl-citation.json"} </w:instrText>
      </w:r>
      <w:r w:rsidR="005351A0">
        <w:fldChar w:fldCharType="separate"/>
      </w:r>
      <w:r w:rsidR="001B5057" w:rsidRPr="001B5057">
        <w:rPr>
          <w:rFonts w:cs="Linux Libertine"/>
        </w:rPr>
        <w:t>[</w:t>
      </w:r>
      <w:ins w:id="202" w:author="Karolina Staikova" w:date="2025-07-11T00:01:00Z">
        <w:r w:rsidR="008770EA">
          <w:rPr>
            <w:rFonts w:cs="Linux Libertine"/>
          </w:rPr>
          <w:t>33</w:t>
        </w:r>
      </w:ins>
      <w:del w:id="203" w:author="Karolina Staikova" w:date="2025-07-11T00:01:00Z">
        <w:r w:rsidR="001B5057" w:rsidRPr="001B5057" w:rsidDel="008770EA">
          <w:rPr>
            <w:rFonts w:cs="Linux Libertine"/>
          </w:rPr>
          <w:delText>37</w:delText>
        </w:r>
      </w:del>
      <w:r w:rsidR="001B5057" w:rsidRPr="001B5057">
        <w:rPr>
          <w:rFonts w:cs="Linux Libertine"/>
        </w:rPr>
        <w:t>]</w:t>
      </w:r>
      <w:r w:rsidR="005351A0">
        <w:fldChar w:fldCharType="end"/>
      </w:r>
      <w:r w:rsidRPr="00672ABE">
        <w:t xml:space="preserve">. Despite their differences, </w:t>
      </w:r>
      <w:r w:rsidR="005351A0">
        <w:t>all three</w:t>
      </w:r>
      <w:r w:rsidRPr="00672ABE">
        <w:t xml:space="preserve"> models converge on a central claim: congruency</w:t>
      </w:r>
      <w:ins w:id="204" w:author="dalan" w:date="2025-07-09T22:38:00Z">
        <w:r w:rsidR="00E22D7D">
          <w:t>/consistency</w:t>
        </w:r>
      </w:ins>
      <w:r w:rsidRPr="00672ABE">
        <w:t xml:space="preserve"> between intended actions and observed outcomes enhances the experience of agency </w:t>
      </w:r>
      <w:r w:rsidR="005351A0">
        <w:fldChar w:fldCharType="begin"/>
      </w:r>
      <w:r w:rsidR="001B5057">
        <w:instrText xml:space="preserve"> ADDIN ZOTERO_ITEM CSL_CITATION {"citationID":"KT1suZVR","properties":{"formattedCitation":"[34]","plainCitation":"[34]","noteIndex":0},"citationItems":[{"id":83,"uris":["http://zotero.org/users/15023090/items/TMGPM97G"],"itemData":{"id":83,"type":"book","ISBN":"978-0-19-998834-1","title":"Agency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w:t>
      </w:r>
    </w:p>
    <w:p w14:paraId="0209A7CC" w14:textId="1CE3C255" w:rsidR="00672ABE" w:rsidRPr="00672ABE" w:rsidRDefault="00672ABE" w:rsidP="008770EA">
      <w:pPr>
        <w:pStyle w:val="Para"/>
      </w:pPr>
      <w:r w:rsidRPr="00672ABE">
        <w:t xml:space="preserve">Importantly, recent research shows that </w:t>
      </w:r>
      <w:proofErr w:type="spellStart"/>
      <w:r w:rsidRPr="00672ABE">
        <w:t>SoA</w:t>
      </w:r>
      <w:proofErr w:type="spellEnd"/>
      <w:r w:rsidRPr="00672ABE">
        <w:t xml:space="preserve"> is not limited to motor actions like button presses. For instance, </w:t>
      </w:r>
      <w:r w:rsidR="00DA4C47">
        <w:fldChar w:fldCharType="begin"/>
      </w:r>
      <w:r w:rsidR="001B5057">
        <w:instrText xml:space="preserve"> ADDIN ZOTERO_ITEM CSL_CITATION {"citationID":"k3iCTij1","properties":{"formattedCitation":"[38]","plainCitation":"[38]","noteIndex":0},"citationItems":[{"id":226,"uris":["http://zotero.org/users/15023090/items/SMJZ52ZJ"],"itemData":{"id":226,"type":"article-journal","container-title":"Acta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schema":"https://github.com/citation-style-language/schema/raw/master/csl-citation.json"} </w:instrText>
      </w:r>
      <w:r w:rsidR="00DA4C47">
        <w:fldChar w:fldCharType="separate"/>
      </w:r>
      <w:r w:rsidR="001B5057" w:rsidRPr="001B5057">
        <w:rPr>
          <w:rFonts w:cs="Linux Libertine"/>
        </w:rPr>
        <w:t>[</w:t>
      </w:r>
      <w:ins w:id="205" w:author="Karolina Staikova" w:date="2025-07-11T00:02:00Z">
        <w:r w:rsidR="008770EA">
          <w:rPr>
            <w:rFonts w:cs="Linux Libertine"/>
          </w:rPr>
          <w:t>9</w:t>
        </w:r>
      </w:ins>
      <w:del w:id="206" w:author="Karolina Staikova" w:date="2025-07-11T00:02:00Z">
        <w:r w:rsidR="001B5057" w:rsidRPr="001B5057" w:rsidDel="008770EA">
          <w:rPr>
            <w:rFonts w:cs="Linux Libertine"/>
          </w:rPr>
          <w:delText>38</w:delText>
        </w:r>
      </w:del>
      <w:r w:rsidR="001B5057" w:rsidRPr="001B5057">
        <w:rPr>
          <w:rFonts w:cs="Linux Libertine"/>
        </w:rPr>
        <w:t>]</w:t>
      </w:r>
      <w:r w:rsidR="00DA4C47">
        <w:fldChar w:fldCharType="end"/>
      </w:r>
      <w:r w:rsidRPr="00672ABE">
        <w:t xml:space="preserve"> demonstrated that people can experience agency over eye movements, particularly when gaze behavior leads to predictable outcomes such as color changes. Their study revealed that gaze–outcome contingency increased both explicit agency ratings and </w:t>
      </w:r>
      <w:r w:rsidR="00DA4C47">
        <w:t xml:space="preserve">implicit </w:t>
      </w:r>
      <w:r w:rsidR="00DA4C47" w:rsidRPr="00672ABE">
        <w:t xml:space="preserve">ratings </w:t>
      </w:r>
      <w:r w:rsidR="00DA4C47">
        <w:t xml:space="preserve">(measured by </w:t>
      </w:r>
      <w:r w:rsidRPr="00672ABE">
        <w:t>temporal binding effects</w:t>
      </w:r>
      <w:r w:rsidR="00DA4C47">
        <w:t>)</w:t>
      </w:r>
      <w:r w:rsidRPr="00672ABE">
        <w:t xml:space="preserve">, </w:t>
      </w:r>
      <w:r w:rsidR="00DA4C47">
        <w:t xml:space="preserve">extending the research of </w:t>
      </w:r>
      <w:proofErr w:type="spellStart"/>
      <w:r w:rsidR="00DA4C47">
        <w:t>SoA</w:t>
      </w:r>
      <w:proofErr w:type="spellEnd"/>
      <w:r w:rsidR="00DA4C47">
        <w:t xml:space="preserve"> to the </w:t>
      </w:r>
      <w:r w:rsidRPr="00672ABE">
        <w:t>oculomotor domain.</w:t>
      </w:r>
    </w:p>
    <w:p w14:paraId="4776FF45" w14:textId="79E72AC9" w:rsidR="00672ABE" w:rsidRPr="00672ABE" w:rsidRDefault="00672ABE" w:rsidP="008770EA">
      <w:pPr>
        <w:pStyle w:val="Para"/>
      </w:pPr>
      <w:r w:rsidRPr="00672ABE">
        <w:t xml:space="preserve">Other studies highlight the social </w:t>
      </w:r>
      <w:r w:rsidR="00DA4C47">
        <w:t>nature</w:t>
      </w:r>
      <w:r w:rsidRPr="00672ABE">
        <w:t xml:space="preserve"> of agency.</w:t>
      </w:r>
      <w:ins w:id="207" w:author="dalan" w:date="2025-07-09T22:39:00Z">
        <w:r w:rsidR="00953173">
          <w:t xml:space="preserve"> For instance, </w:t>
        </w:r>
      </w:ins>
      <w:r w:rsidR="00DA4C47">
        <w:fldChar w:fldCharType="begin"/>
      </w:r>
      <w:r w:rsidR="001B5057">
        <w:instrText xml:space="preserve"> ADDIN ZOTERO_ITEM CSL_CITATION {"citationID":"8wE8DWes","properties":{"formattedCitation":"[39]","plainCitation":"[39]","noteIndex":0},"citationItems":[{"id":79,"uris":["http://zotero.org/users/15023090/items/83379ZWE"],"itemData":{"id":79,"type":"article-journal","abstract":"Abstract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Braß"},{"family":"Brass","given":"Marcel"}],"issued":{"date-parts":[["2019",9,1]]}}}],"schema":"https://github.com/citation-style-language/schema/raw/master/csl-citation.json"} </w:instrText>
      </w:r>
      <w:r w:rsidR="00DA4C47">
        <w:fldChar w:fldCharType="separate"/>
      </w:r>
      <w:r w:rsidR="001B5057" w:rsidRPr="001B5057">
        <w:rPr>
          <w:rFonts w:cs="Linux Libertine"/>
        </w:rPr>
        <w:t>[</w:t>
      </w:r>
      <w:ins w:id="208" w:author="Karolina Staikova" w:date="2025-07-11T00:04:00Z">
        <w:r w:rsidR="008770EA">
          <w:rPr>
            <w:rFonts w:cs="Linux Libertine"/>
          </w:rPr>
          <w:t>29</w:t>
        </w:r>
      </w:ins>
      <w:del w:id="209" w:author="Karolina Staikova" w:date="2025-07-11T00:04:00Z">
        <w:r w:rsidR="001B5057" w:rsidRPr="001B5057" w:rsidDel="008770EA">
          <w:rPr>
            <w:rFonts w:cs="Linux Libertine"/>
          </w:rPr>
          <w:delText>39</w:delText>
        </w:r>
      </w:del>
      <w:r w:rsidR="001B5057" w:rsidRPr="001B5057">
        <w:rPr>
          <w:rFonts w:cs="Linux Libertine"/>
        </w:rPr>
        <w:t>]</w:t>
      </w:r>
      <w:r w:rsidR="00DA4C47">
        <w:fldChar w:fldCharType="end"/>
      </w:r>
      <w:r w:rsidR="00DA4C47">
        <w:t xml:space="preserve"> </w:t>
      </w:r>
      <w:r w:rsidRPr="00672ABE">
        <w:t xml:space="preserve">found that mutual gaze enhances perceived agency in social contexts. Participants felt more in control of outcomes when their gaze was met by another’s, suggesting that social cues like eye contact modulate </w:t>
      </w:r>
      <w:proofErr w:type="spellStart"/>
      <w:r w:rsidRPr="00672ABE">
        <w:t>SoA</w:t>
      </w:r>
      <w:proofErr w:type="spellEnd"/>
      <w:r w:rsidRPr="00672ABE">
        <w:t xml:space="preserve">—a finding that </w:t>
      </w:r>
      <w:r w:rsidR="00DA4C47" w:rsidRPr="00672ABE">
        <w:t>underlines</w:t>
      </w:r>
      <w:r w:rsidRPr="00672ABE">
        <w:t xml:space="preserve"> the role of interpersonal feedback in agency judgments.</w:t>
      </w:r>
    </w:p>
    <w:p w14:paraId="3B2BE2D2" w14:textId="4845D7BF" w:rsidR="00672ABE" w:rsidRPr="00672ABE" w:rsidRDefault="00672ABE" w:rsidP="008770EA">
      <w:pPr>
        <w:pStyle w:val="Para"/>
      </w:pPr>
      <w:r w:rsidRPr="00672ABE">
        <w:t xml:space="preserve">Together, these results position </w:t>
      </w:r>
      <w:proofErr w:type="spellStart"/>
      <w:r w:rsidRPr="00672ABE">
        <w:t>SoA</w:t>
      </w:r>
      <w:proofErr w:type="spellEnd"/>
      <w:r w:rsidRPr="00672ABE">
        <w:t xml:space="preserve"> as multimodal, context-sensitive, and deeply social</w:t>
      </w:r>
      <w:ins w:id="210" w:author="dalan" w:date="2025-07-09T22:42:00Z">
        <w:r w:rsidR="00E11243">
          <w:t xml:space="preserve"> state</w:t>
        </w:r>
      </w:ins>
      <w:r w:rsidRPr="00672ABE">
        <w:t xml:space="preserve">, extending </w:t>
      </w:r>
      <w:ins w:id="211" w:author="dalan" w:date="2025-07-09T22:41:00Z">
        <w:r w:rsidR="00861985">
          <w:t xml:space="preserve">action control </w:t>
        </w:r>
      </w:ins>
      <w:del w:id="212" w:author="dalan" w:date="2025-07-09T22:41:00Z">
        <w:r w:rsidRPr="00672ABE" w:rsidDel="00C52939">
          <w:delText xml:space="preserve">beyond </w:delText>
        </w:r>
      </w:del>
      <w:ins w:id="213" w:author="dalan" w:date="2025-07-09T22:41:00Z">
        <w:r w:rsidR="00C52939">
          <w:t>from mere</w:t>
        </w:r>
        <w:r w:rsidR="00C52939" w:rsidRPr="00672ABE">
          <w:t xml:space="preserve"> </w:t>
        </w:r>
      </w:ins>
      <w:r w:rsidRPr="00672ABE">
        <w:t>physical action</w:t>
      </w:r>
      <w:del w:id="214" w:author="dalan" w:date="2025-07-09T22:42:00Z">
        <w:r w:rsidRPr="00672ABE" w:rsidDel="00E11243">
          <w:delText>s</w:delText>
        </w:r>
      </w:del>
      <w:r w:rsidRPr="00672ABE">
        <w:t xml:space="preserve"> into attentional and communicative domains.</w:t>
      </w:r>
    </w:p>
    <w:p w14:paraId="1DA95A39" w14:textId="77777777" w:rsidR="00672ABE" w:rsidRPr="00672ABE" w:rsidRDefault="00672ABE" w:rsidP="005001CE">
      <w:pPr>
        <w:pStyle w:val="Head2"/>
        <w:rPr>
          <w:rStyle w:val="meta-value"/>
        </w:rPr>
      </w:pPr>
      <w:r w:rsidRPr="00672ABE">
        <w:rPr>
          <w:rStyle w:val="meta-value"/>
        </w:rPr>
        <w:t>Agency’s Influence on Perception and Attention</w:t>
      </w:r>
    </w:p>
    <w:p w14:paraId="04F6FE93" w14:textId="70A21EF0" w:rsidR="00672ABE" w:rsidRPr="00672ABE" w:rsidRDefault="00672ABE" w:rsidP="008770EA">
      <w:pPr>
        <w:pStyle w:val="Para"/>
      </w:pPr>
      <w:r w:rsidRPr="00672ABE">
        <w:t xml:space="preserve">A growing body of evidence shows that </w:t>
      </w:r>
      <w:proofErr w:type="spellStart"/>
      <w:r w:rsidRPr="00672ABE">
        <w:t>SoA</w:t>
      </w:r>
      <w:proofErr w:type="spellEnd"/>
      <w:r w:rsidRPr="00672ABE">
        <w:t xml:space="preserve"> affects not only how actions are experienced, but also how sensory and attentional processes unfold. For example, the intentional binding effect—a compression in perceived time between an action and its effect—is a widely used implicit measure of agency </w:t>
      </w:r>
      <w:r w:rsidR="00DA4C47">
        <w:fldChar w:fldCharType="begin"/>
      </w:r>
      <w:r w:rsidR="001B5057">
        <w:instrText xml:space="preserve"> ADDIN ZOTERO_ITEM CSL_CITATION {"citationID":"DkBDBEDi","properties":{"formattedCitation":"[40]","plainCitation":"[40]","noteIndex":0},"citationItems":[{"id":220,"uris":["http://zotero.org/users/15023090/items/BXX9SD7R"],"itemData":{"id":220,"type":"article-journal","container-title":"Nature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schema":"https://github.com/citation-style-language/schema/raw/master/csl-citation.json"} </w:instrText>
      </w:r>
      <w:r w:rsidR="00DA4C47">
        <w:fldChar w:fldCharType="separate"/>
      </w:r>
      <w:r w:rsidR="001B5057" w:rsidRPr="001B5057">
        <w:rPr>
          <w:rFonts w:cs="Linux Libertine"/>
        </w:rPr>
        <w:t>[</w:t>
      </w:r>
      <w:ins w:id="215" w:author="Karolina Staikova" w:date="2025-07-11T00:06:00Z">
        <w:r w:rsidR="008770EA">
          <w:rPr>
            <w:rFonts w:cs="Linux Libertine"/>
          </w:rPr>
          <w:t>26</w:t>
        </w:r>
      </w:ins>
      <w:del w:id="216" w:author="Karolina Staikova" w:date="2025-07-11T00:05:00Z">
        <w:r w:rsidR="001B5057" w:rsidRPr="001B5057" w:rsidDel="008770EA">
          <w:rPr>
            <w:rFonts w:cs="Linux Libertine"/>
          </w:rPr>
          <w:delText>40</w:delText>
        </w:r>
      </w:del>
      <w:r w:rsidR="001B5057" w:rsidRPr="001B5057">
        <w:rPr>
          <w:rFonts w:cs="Linux Libertine"/>
        </w:rPr>
        <w:t>]</w:t>
      </w:r>
      <w:r w:rsidR="00DA4C47">
        <w:fldChar w:fldCharType="end"/>
      </w:r>
      <w:r w:rsidRPr="00672ABE">
        <w:t xml:space="preserve">. Likewise, sensory attenuation refers to the phenomenon where self-generated stimuli (e.g., sounds, touches) are perceived as less intense, presumably due to predictive down-weighting </w:t>
      </w:r>
      <w:r w:rsidR="00DA4C47">
        <w:fldChar w:fldCharType="begin"/>
      </w:r>
      <w:r w:rsidR="001B5057">
        <w:instrText xml:space="preserve"> ADDIN ZOTERO_ITEM CSL_CITATION {"citationID":"yEvaBq6i","properties":{"formattedCitation":"[41], [42]","plainCitation":"[41], [42]","noteIndex":0},"citationItems":[{"id":228,"uris":["http://zotero.org/users/15023090/items/RWSABDIX"],"itemData":{"id":228,"type":"article-journal","container-title":"Nature Neuroscience","DOI":"10.1038/2870","ISSN":"1097-6256, 1546-1726","issue":"7","journalAbbreviation":"Nat Neurosci","language":"en","license":"http://www.springer.com/tdm","page":"635-640","source":"DOI.org (Crossref)","title":"Central cancellation of self-produced tickle sensation","URL":"https://www.nature.com/articles/nn1198_635","volume":"1","author":[{"family":"Blakemore","given":"Sarah-J."},{"family":"Wolpert","given":"Daniel M."},{"family":"Frith","given":"Chris D."}],"accessed":{"date-parts":[["2025",6,29]]},"issued":{"date-parts":[["1998",11]]}}},{"id":229,"uris":["http://zotero.org/users/15023090/items/LDWRTJ5C"],"itemData":{"id":229,"type":"article-journal","container-title":"Science","DOI":"10.1126/science.1085327","ISSN":"0036-8075, 1095-9203","issue":"5630","journalAbbreviation":"Science","language":"en","page":"187-187","source":"DOI.org (Crossref)","title":"Two Eyes for an Eye: The Neuroscience of Force Escalation","title-short":"Two Eyes for an Eye","URL":"https://www.science.org/doi/10.1126/science.1085327","volume":"301","author":[{"family":"Shergill","given":"Sukhwinder S."},{"family":"Bays","given":"Paul M."},{"family":"Frith","given":"Chris D."},{"family":"Wolpert","given":"Daniel M."}],"accessed":{"date-parts":[["2025",6,29]]},"issued":{"date-parts":[["2003",7,11]]}}}],"schema":"https://github.com/citation-style-language/schema/raw/master/csl-citation.json"} </w:instrText>
      </w:r>
      <w:r w:rsidR="00DA4C47">
        <w:fldChar w:fldCharType="separate"/>
      </w:r>
      <w:r w:rsidR="001B5057" w:rsidRPr="001B5057">
        <w:rPr>
          <w:rFonts w:cs="Linux Libertine"/>
        </w:rPr>
        <w:t>[</w:t>
      </w:r>
      <w:ins w:id="217" w:author="Karolina Staikova" w:date="2025-07-11T00:10:00Z">
        <w:r w:rsidR="004C6625">
          <w:rPr>
            <w:rFonts w:cs="Linux Libertine"/>
          </w:rPr>
          <w:t>2</w:t>
        </w:r>
      </w:ins>
      <w:del w:id="218" w:author="Karolina Staikova" w:date="2025-07-11T00:10:00Z">
        <w:r w:rsidR="001B5057" w:rsidRPr="001B5057" w:rsidDel="004C6625">
          <w:rPr>
            <w:rFonts w:cs="Linux Libertine"/>
          </w:rPr>
          <w:delText>4</w:delText>
        </w:r>
      </w:del>
      <w:del w:id="219" w:author="Karolina Staikova" w:date="2025-07-11T00:09:00Z">
        <w:r w:rsidR="001B5057" w:rsidRPr="001B5057" w:rsidDel="004C6625">
          <w:rPr>
            <w:rFonts w:cs="Linux Libertine"/>
          </w:rPr>
          <w:delText>1</w:delText>
        </w:r>
      </w:del>
      <w:r w:rsidR="001B5057" w:rsidRPr="001B5057">
        <w:rPr>
          <w:rFonts w:cs="Linux Libertine"/>
        </w:rPr>
        <w:t>], [</w:t>
      </w:r>
      <w:ins w:id="220" w:author="Karolina Staikova" w:date="2025-07-11T00:10:00Z">
        <w:r w:rsidR="004C6625">
          <w:rPr>
            <w:rFonts w:cs="Linux Libertine"/>
          </w:rPr>
          <w:t>31</w:t>
        </w:r>
      </w:ins>
      <w:del w:id="221" w:author="Karolina Staikova" w:date="2025-07-11T00:10:00Z">
        <w:r w:rsidR="001B5057" w:rsidRPr="001B5057" w:rsidDel="004C6625">
          <w:rPr>
            <w:rFonts w:cs="Linux Libertine"/>
          </w:rPr>
          <w:delText>42</w:delText>
        </w:r>
      </w:del>
      <w:r w:rsidR="001B5057" w:rsidRPr="001B5057">
        <w:rPr>
          <w:rFonts w:cs="Linux Libertine"/>
        </w:rPr>
        <w:t>]</w:t>
      </w:r>
      <w:r w:rsidR="00DA4C47">
        <w:fldChar w:fldCharType="end"/>
      </w:r>
      <w:r w:rsidRPr="00672ABE">
        <w:t>.</w:t>
      </w:r>
    </w:p>
    <w:p w14:paraId="1290F3EB" w14:textId="359FDEED" w:rsidR="00724D41" w:rsidRDefault="00672ABE" w:rsidP="008770EA">
      <w:pPr>
        <w:pStyle w:val="Para"/>
      </w:pPr>
      <w:proofErr w:type="spellStart"/>
      <w:r w:rsidRPr="00672ABE">
        <w:t>SoA</w:t>
      </w:r>
      <w:proofErr w:type="spellEnd"/>
      <w:r w:rsidRPr="00672ABE">
        <w:t xml:space="preserve"> also influences higher-level attention and perceptual salience.</w:t>
      </w:r>
      <w:r w:rsidR="00724D41" w:rsidRPr="00724D41">
        <w:t xml:space="preserve"> </w:t>
      </w:r>
      <w:r w:rsidR="00724D41">
        <w:t xml:space="preserve">As summarized by </w:t>
      </w:r>
      <w:commentRangeStart w:id="222"/>
      <w:r w:rsidR="00724D41">
        <w:t xml:space="preserve">Wen and </w:t>
      </w:r>
      <w:proofErr w:type="spellStart"/>
      <w:r w:rsidR="00724D41">
        <w:t>Imamizu</w:t>
      </w:r>
      <w:proofErr w:type="spellEnd"/>
      <w:r w:rsidR="00724D41">
        <w:t xml:space="preserve"> (2022</w:t>
      </w:r>
      <w:commentRangeEnd w:id="222"/>
      <w:r w:rsidR="00AE5FA1">
        <w:rPr>
          <w:rStyle w:val="CommentReference"/>
        </w:rPr>
        <w:commentReference w:id="222"/>
      </w:r>
      <w:r w:rsidR="00724D41">
        <w:t>)</w:t>
      </w:r>
      <w:r w:rsidR="000332B5">
        <w:t>,</w:t>
      </w:r>
      <w:r w:rsidR="00724D41">
        <w:t xml:space="preserve"> w</w:t>
      </w:r>
      <w:r w:rsidR="00724D41" w:rsidRPr="00724D41">
        <w:t>hen individuals believe they control an object or event, their attention tends to be drawn more strongly to it, even when they are not instructed to look there</w:t>
      </w:r>
      <w:r w:rsidR="000332B5">
        <w:t>.</w:t>
      </w:r>
      <w:r w:rsidR="00724D41">
        <w:t xml:space="preserve"> </w:t>
      </w:r>
      <w:r w:rsidR="000332B5">
        <w:t xml:space="preserve">This effect elevates with higher levels of </w:t>
      </w:r>
      <w:r w:rsidR="000332B5" w:rsidRPr="00672ABE">
        <w:t>action–outcome congruency</w:t>
      </w:r>
      <w:ins w:id="223" w:author="dalan" w:date="2025-07-09T22:56:00Z">
        <w:r w:rsidR="002B19AD">
          <w:t xml:space="preserve">/consistency </w:t>
        </w:r>
      </w:ins>
      <w:r w:rsidR="000332B5">
        <w:fldChar w:fldCharType="begin"/>
      </w:r>
      <w:r w:rsidR="001B5057">
        <w:instrText xml:space="preserve"> ADDIN ZOTERO_ITEM CSL_CITATION {"citationID":"zbDrNRVR","properties":{"formattedCitation":"[43]","plainCitation":"[43]","noteIndex":0},"citationItems":[{"id":234,"uris":["http://zotero.org/users/15023090/items/V5W9DJ6N"],"itemData":{"id":234,"type":"article-journal","container-title":"Nature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0332B5">
        <w:fldChar w:fldCharType="separate"/>
      </w:r>
      <w:r w:rsidR="001B5057" w:rsidRPr="001B5057">
        <w:rPr>
          <w:rFonts w:cs="Linux Libertine"/>
        </w:rPr>
        <w:t>[</w:t>
      </w:r>
      <w:ins w:id="224" w:author="Karolina Staikova" w:date="2025-07-11T00:14:00Z">
        <w:r w:rsidR="004C6625">
          <w:rPr>
            <w:rFonts w:cs="Linux Libertine"/>
          </w:rPr>
          <w:t>30</w:t>
        </w:r>
      </w:ins>
      <w:del w:id="225" w:author="Karolina Staikova" w:date="2025-07-11T00:14:00Z">
        <w:r w:rsidR="001B5057" w:rsidRPr="001B5057" w:rsidDel="004C6625">
          <w:rPr>
            <w:rFonts w:cs="Linux Libertine"/>
          </w:rPr>
          <w:delText>43</w:delText>
        </w:r>
      </w:del>
      <w:r w:rsidR="001B5057" w:rsidRPr="001B5057">
        <w:rPr>
          <w:rFonts w:cs="Linux Libertine"/>
        </w:rPr>
        <w:t>]</w:t>
      </w:r>
      <w:r w:rsidR="000332B5">
        <w:fldChar w:fldCharType="end"/>
      </w:r>
      <w:r w:rsidR="000332B5" w:rsidRPr="00724D41">
        <w:t>.</w:t>
      </w:r>
      <w:r w:rsidR="000332B5">
        <w:t xml:space="preserve"> The effect remains present in social context as well – in</w:t>
      </w:r>
      <w:r w:rsidR="00724D41" w:rsidRPr="00724D41">
        <w:t xml:space="preserve"> joint </w:t>
      </w:r>
      <w:r w:rsidR="000332B5">
        <w:t>activities</w:t>
      </w:r>
      <w:r w:rsidR="00724D41" w:rsidRPr="00724D41">
        <w:t>, the distribution of attention is also shaped by shared agency. When people feel mutually responsible for an outcome, they align their attention with that of their partner to coordinate more effectively</w:t>
      </w:r>
      <w:ins w:id="226" w:author="Karolina Staikova" w:date="2025-07-11T00:14:00Z">
        <w:r w:rsidR="004C6625">
          <w:t xml:space="preserve"> </w:t>
        </w:r>
      </w:ins>
      <w:ins w:id="227" w:author="dalan" w:date="2025-07-09T22:57:00Z">
        <w:del w:id="228" w:author="Karolina Staikova" w:date="2025-07-11T00:14:00Z">
          <w:r w:rsidR="00C57E12" w:rsidDel="004C6625">
            <w:delText xml:space="preserve"> </w:delText>
          </w:r>
        </w:del>
      </w:ins>
      <w:ins w:id="229" w:author="Karolina Staikova" w:date="2025-07-11T00:14:00Z">
        <w:r w:rsidR="004C6625">
          <w:t>[30]</w:t>
        </w:r>
      </w:ins>
      <w:ins w:id="230" w:author="dalan" w:date="2025-07-09T22:57:00Z">
        <w:del w:id="231" w:author="Karolina Staikova" w:date="2025-07-11T00:14:00Z">
          <w:r w:rsidR="00C57E12" w:rsidDel="004C6625">
            <w:delText>(e.g., [REF])</w:delText>
          </w:r>
        </w:del>
      </w:ins>
      <w:r w:rsidR="00724D41" w:rsidRPr="00724D41">
        <w:t>. This mutual sense of control promotes synchronized gaze, enhances prediction of others’ behavior, and helps focus attention on task-relevant cues</w:t>
      </w:r>
      <w:r w:rsidR="00724D41">
        <w:t xml:space="preserve"> </w:t>
      </w:r>
      <w:r w:rsidR="00724D41">
        <w:fldChar w:fldCharType="begin"/>
      </w:r>
      <w:r w:rsidR="001B5057">
        <w:instrText xml:space="preserve"> ADDIN ZOTERO_ITEM CSL_CITATION {"citationID":"cZ9db4Z3","properties":{"formattedCitation":"[34]","plainCitation":"[34]","noteIndex":0},"citationItems":[{"id":83,"uris":["http://zotero.org/users/15023090/items/TMGPM97G"],"itemData":{"id":83,"type":"book","ISBN":"978-0-19-998834-1","title":"Agency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724D41">
        <w:fldChar w:fldCharType="separate"/>
      </w:r>
      <w:r w:rsidR="001B5057" w:rsidRPr="001B5057">
        <w:rPr>
          <w:rFonts w:cs="Linux Libertine"/>
        </w:rPr>
        <w:t>[34]</w:t>
      </w:r>
      <w:r w:rsidR="00724D41">
        <w:fldChar w:fldCharType="end"/>
      </w:r>
      <w:r w:rsidR="00724D41" w:rsidRPr="00724D41">
        <w:t xml:space="preserve">. Overall, </w:t>
      </w:r>
      <w:del w:id="232" w:author="dalan" w:date="2025-07-09T22:57:00Z">
        <w:r w:rsidR="000332B5" w:rsidDel="008920F8">
          <w:delText>those reviews</w:delText>
        </w:r>
      </w:del>
      <w:ins w:id="233" w:author="dalan" w:date="2025-07-09T22:57:00Z">
        <w:r w:rsidR="008920F8">
          <w:t>the studies</w:t>
        </w:r>
      </w:ins>
      <w:r w:rsidR="000332B5">
        <w:t xml:space="preserve"> support the notion that </w:t>
      </w:r>
      <w:proofErr w:type="spellStart"/>
      <w:r w:rsidR="00724D41" w:rsidRPr="00724D41">
        <w:t>SoA</w:t>
      </w:r>
      <w:proofErr w:type="spellEnd"/>
      <w:r w:rsidR="00724D41" w:rsidRPr="00724D41">
        <w:t xml:space="preserve"> prioritizes attention toward elements in the environment that are perceived as linked to one’s own or shared actions and goals.</w:t>
      </w:r>
      <w:r w:rsidRPr="00672ABE">
        <w:t xml:space="preserve"> </w:t>
      </w:r>
    </w:p>
    <w:p w14:paraId="5DEA3FC8" w14:textId="10B8E1BB" w:rsidR="0013007D" w:rsidRDefault="00672ABE" w:rsidP="008770EA">
      <w:pPr>
        <w:pStyle w:val="Para"/>
        <w:rPr>
          <w:lang w:val="bg-BG"/>
        </w:rPr>
      </w:pPr>
      <w:r w:rsidRPr="00672ABE">
        <w:t xml:space="preserve">In the social domain, agency and attention appear to interact closely. As mentioned above, </w:t>
      </w:r>
      <w:commentRangeStart w:id="234"/>
      <w:r w:rsidRPr="00672ABE">
        <w:t xml:space="preserve">Ulloa et al. (2019) </w:t>
      </w:r>
      <w:commentRangeEnd w:id="234"/>
      <w:r w:rsidR="00B11468">
        <w:rPr>
          <w:rStyle w:val="CommentReference"/>
        </w:rPr>
        <w:commentReference w:id="234"/>
      </w:r>
      <w:ins w:id="235" w:author="Karolina Staikova" w:date="2025-07-11T07:56:00Z">
        <w:r w:rsidR="00785B9B">
          <w:t xml:space="preserve">[29] </w:t>
        </w:r>
      </w:ins>
      <w:r w:rsidRPr="00672ABE">
        <w:t xml:space="preserve">demonstrated that eye contact not only communicates engagement but also enhances </w:t>
      </w:r>
      <w:proofErr w:type="spellStart"/>
      <w:r w:rsidRPr="00672ABE">
        <w:t>SoA</w:t>
      </w:r>
      <w:proofErr w:type="spellEnd"/>
      <w:r w:rsidRPr="00672ABE">
        <w:t xml:space="preserve">. Meanwhile, </w:t>
      </w:r>
      <w:commentRangeStart w:id="236"/>
      <w:proofErr w:type="spellStart"/>
      <w:r w:rsidRPr="00672ABE">
        <w:t>Gutzeit</w:t>
      </w:r>
      <w:proofErr w:type="spellEnd"/>
      <w:r w:rsidRPr="00672ABE">
        <w:t xml:space="preserve"> et al. (2024) </w:t>
      </w:r>
      <w:commentRangeEnd w:id="236"/>
      <w:r w:rsidR="00B11468">
        <w:rPr>
          <w:rStyle w:val="CommentReference"/>
        </w:rPr>
        <w:commentReference w:id="236"/>
      </w:r>
      <w:ins w:id="237" w:author="Karolina Staikova" w:date="2025-07-11T07:57:00Z">
        <w:r w:rsidR="00785B9B">
          <w:t xml:space="preserve">[9] </w:t>
        </w:r>
      </w:ins>
      <w:r w:rsidRPr="00672ABE">
        <w:t xml:space="preserve">showed that even gaze-contingent effects—where simply looking in a direction causes an event—are sufficient to elicit </w:t>
      </w:r>
      <w:proofErr w:type="spellStart"/>
      <w:r w:rsidRPr="00672ABE">
        <w:t>SoA</w:t>
      </w:r>
      <w:proofErr w:type="spellEnd"/>
      <w:r w:rsidRPr="00672ABE">
        <w:t xml:space="preserve">, </w:t>
      </w:r>
      <w:r w:rsidRPr="00672ABE">
        <w:lastRenderedPageBreak/>
        <w:t>particularly when the action–effect relationship is perceived as contingent and predictable.</w:t>
      </w:r>
      <w:r w:rsidR="0013007D">
        <w:t xml:space="preserve"> </w:t>
      </w:r>
    </w:p>
    <w:p w14:paraId="7E9DCB72" w14:textId="77777777" w:rsidR="0013007D" w:rsidRDefault="0013007D" w:rsidP="008770EA">
      <w:pPr>
        <w:pStyle w:val="Para"/>
        <w:rPr>
          <w:lang w:val="bg-BG"/>
        </w:rPr>
      </w:pPr>
    </w:p>
    <w:p w14:paraId="0692D4EB" w14:textId="77777777" w:rsidR="0013007D" w:rsidRPr="0013007D" w:rsidRDefault="0013007D" w:rsidP="008770EA">
      <w:pPr>
        <w:pStyle w:val="Para"/>
        <w:rPr>
          <w:lang w:val="bg-BG"/>
        </w:rPr>
      </w:pPr>
      <w:r w:rsidRPr="0013007D">
        <w:t>Considering the existing literature on both gaze cueing (GC) and the sense of agency (</w:t>
      </w:r>
      <w:proofErr w:type="spellStart"/>
      <w:r w:rsidRPr="0013007D">
        <w:t>SoA</w:t>
      </w:r>
      <w:proofErr w:type="spellEnd"/>
      <w:r w:rsidRPr="0013007D">
        <w:t xml:space="preserve">), as well as the many points of intersection between them—such as their </w:t>
      </w:r>
      <w:r w:rsidR="005F564B" w:rsidRPr="005F564B">
        <w:t>im</w:t>
      </w:r>
      <w:r w:rsidR="005F564B">
        <w:t>portance for</w:t>
      </w:r>
      <w:r w:rsidRPr="0013007D">
        <w:t xml:space="preserve"> attentional allocation, their susceptibility to social influences, and their </w:t>
      </w:r>
      <w:r w:rsidR="005F564B">
        <w:t>major role</w:t>
      </w:r>
      <w:r w:rsidRPr="0013007D">
        <w:t xml:space="preserve"> for social </w:t>
      </w:r>
      <w:r w:rsidR="005F564B">
        <w:t>cognition and functioning</w:t>
      </w:r>
      <w:r w:rsidRPr="0013007D">
        <w:t>—it is logical to ask whether there is an overlap between these two mechanisms, and if so, what its nature might be.</w:t>
      </w:r>
    </w:p>
    <w:p w14:paraId="49FF02A1" w14:textId="77777777" w:rsidR="00524B92" w:rsidRPr="00524B92" w:rsidRDefault="00524B92" w:rsidP="003F3012">
      <w:pPr>
        <w:pStyle w:val="Head1"/>
      </w:pPr>
      <w:r w:rsidRPr="00524B92">
        <w:t>Current Study</w:t>
      </w:r>
    </w:p>
    <w:p w14:paraId="5714AA5C" w14:textId="77777777" w:rsidR="00524B92" w:rsidRPr="00524B92" w:rsidRDefault="00524B92" w:rsidP="008770EA">
      <w:pPr>
        <w:pStyle w:val="Para"/>
      </w:pPr>
      <w:r w:rsidRPr="00524B92">
        <w:t xml:space="preserve">The present experiment is </w:t>
      </w:r>
      <w:r w:rsidR="005F564B">
        <w:t xml:space="preserve">the first </w:t>
      </w:r>
      <w:r w:rsidRPr="00524B92">
        <w:t>part of a larger research program investigating how different types of actions—ranging from bodily movements to minimal oculomotor shifts—interact with attentional and social-perceptual mechanisms such as gaze cueing.</w:t>
      </w:r>
    </w:p>
    <w:p w14:paraId="4ED87D63" w14:textId="007B5AD2" w:rsidR="00524B92" w:rsidRPr="00524B92" w:rsidRDefault="00524B92" w:rsidP="008770EA">
      <w:pPr>
        <w:pStyle w:val="Para"/>
      </w:pPr>
      <w:r w:rsidRPr="00524B92">
        <w:t>Despite its theoretical significance and centrality to volitional behavior, the influence of the sense of agency</w:t>
      </w:r>
      <w:del w:id="238" w:author="dalan" w:date="2025-07-09T23:00:00Z">
        <w:r w:rsidRPr="00524B92" w:rsidDel="00C569E6">
          <w:delText xml:space="preserve"> (SoA)</w:delText>
        </w:r>
      </w:del>
      <w:r w:rsidRPr="00524B92">
        <w:t xml:space="preserve"> on attentional processes—specifically gaze cueing—remains poorly understood. While prior research has shown that gaze behavior can influence </w:t>
      </w:r>
      <w:proofErr w:type="spellStart"/>
      <w:r w:rsidRPr="00524B92">
        <w:t>SoA</w:t>
      </w:r>
      <w:proofErr w:type="spellEnd"/>
      <w:r w:rsidRPr="00524B92">
        <w:t xml:space="preserve"> (e.g., mutual gaze enhancing agency; </w:t>
      </w:r>
      <w:r w:rsidR="005F564B">
        <w:fldChar w:fldCharType="begin"/>
      </w:r>
      <w:r w:rsidR="001B5057">
        <w:instrText xml:space="preserve"> ADDIN ZOTERO_ITEM CSL_CITATION {"citationID":"vROZuB6g","properties":{"formattedCitation":"[39], [44]","plainCitation":"[39], [44]","noteIndex":0},"citationItems":[{"id":79,"uris":["http://zotero.org/users/15023090/items/83379ZWE"],"itemData":{"id":79,"type":"article-journal","abstract":"Abstract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Braß"},{"family":"Brass","given":"Marcel"}],"issued":{"date-parts":[["2019",9,1]]}}},{"id":76,"uris":["http://zotero.org/users/15023090/items/J6N9V94V"],"itemData":{"id":76,"type":"article-journal","abstract":"Humans feel a sense of agency over the eﬀects their motor system causes. This is the case for manual actions such as pushing buttons, kicking footballs, and all acts that aﬀect the physical environment. We ask whether initiating joint attention – causing another person to follow our eye movement – can elicit an implicit sense of agency over this congruent gaze response. Eye movements themselves cannot directly aﬀect the physical environment, but joint attention is an example of how eye movements can indirectly cause social outcomes. Here we show that leading the gaze of an on-screen face induces an underestimation of the temporal gap between action and consequence (Experiments 1 and 2). This underestimation eﬀect, named ‘temporal binding,’ is thought to be a measure of an implicit sense of agency. Experiment 3 asked whether merely making an eye movement in a nonagentic, non-social context might also aﬀect temporal estimation, and no reliable eﬀects were detected, implying that inconsequential oculomotor acts do not reliably aﬀect temporal estimations under these conditions. Together, these ﬁndings suggest that an implicit sense of agency is generated when initiating joint attention interactions. This is important for understanding how humans can eﬃciently detect and understand the social consequences of their actions.","container-title":"Cognition","DOI":"10.1016/j.cognition.2017.12.011","ISSN":"0010-0277","language":"en","license":"https://www.elsevier.com/tdm/userlicense/1.0/","note":"publisher: Elsevier BV","page":"124-133","source":"Crossref","title":"Eyes that bind us: Gaze leading induces an implicit sense of agency","title-short":"Eyes that bind us","URL":"https://linkinghub.elsevier.com/retrieve/pii/S0010027717303311","volume":"172","author":[{"family":"Stephenson","given":"Lisa J."},{"family":"Edwards","given":"S. Gareth"},{"family":"Howard","given":"Emma E."},{"family":"Bayliss","given":"Andrew P."}],"accessed":{"date-parts":[["2025",5,1]]},"issued":{"date-parts":[["2018",3]]}}}],"schema":"https://github.com/citation-style-language/schema/raw/master/csl-citation.json"} </w:instrText>
      </w:r>
      <w:r w:rsidR="005F564B">
        <w:fldChar w:fldCharType="separate"/>
      </w:r>
      <w:r w:rsidR="001B5057" w:rsidRPr="001B5057">
        <w:rPr>
          <w:rFonts w:cs="Linux Libertine"/>
        </w:rPr>
        <w:t>[</w:t>
      </w:r>
      <w:ins w:id="239" w:author="Karolina Staikova" w:date="2025-07-11T00:15:00Z">
        <w:r w:rsidR="004C6625">
          <w:rPr>
            <w:rFonts w:cs="Linux Libertine"/>
          </w:rPr>
          <w:t>29</w:t>
        </w:r>
      </w:ins>
      <w:del w:id="240" w:author="Karolina Staikova" w:date="2025-07-11T00:15:00Z">
        <w:r w:rsidR="001B5057" w:rsidRPr="001B5057" w:rsidDel="004C6625">
          <w:rPr>
            <w:rFonts w:cs="Linux Libertine"/>
          </w:rPr>
          <w:delText>39</w:delText>
        </w:r>
      </w:del>
      <w:r w:rsidR="001B5057" w:rsidRPr="001B5057">
        <w:rPr>
          <w:rFonts w:cs="Linux Libertine"/>
        </w:rPr>
        <w:t>], [</w:t>
      </w:r>
      <w:ins w:id="241" w:author="Karolina Staikova" w:date="2025-07-11T00:16:00Z">
        <w:r w:rsidR="004C6625">
          <w:rPr>
            <w:rFonts w:cs="Linux Libertine"/>
          </w:rPr>
          <w:t>10</w:t>
        </w:r>
      </w:ins>
      <w:del w:id="242" w:author="Karolina Staikova" w:date="2025-07-11T00:16:00Z">
        <w:r w:rsidR="001B5057" w:rsidRPr="001B5057" w:rsidDel="004C6625">
          <w:rPr>
            <w:rFonts w:cs="Linux Libertine"/>
          </w:rPr>
          <w:delText>44</w:delText>
        </w:r>
      </w:del>
      <w:r w:rsidR="001B5057" w:rsidRPr="001B5057">
        <w:rPr>
          <w:rFonts w:cs="Linux Libertine"/>
        </w:rPr>
        <w:t>]</w:t>
      </w:r>
      <w:r w:rsidR="005F564B">
        <w:fldChar w:fldCharType="end"/>
      </w:r>
      <w:ins w:id="243" w:author="dalan" w:date="2025-07-09T23:00:00Z">
        <w:r w:rsidR="00C569E6">
          <w:t>)</w:t>
        </w:r>
      </w:ins>
      <w:r w:rsidRPr="00524B92">
        <w:t xml:space="preserve">, the reverse relationship—whether agency modulates the perceptual and attentional impact of gaze cues—has not been directly tested. Our study addresses this gap by investigating whether </w:t>
      </w:r>
      <w:proofErr w:type="spellStart"/>
      <w:r w:rsidRPr="00524B92">
        <w:t>SoA</w:t>
      </w:r>
      <w:proofErr w:type="spellEnd"/>
      <w:r w:rsidRPr="00524B92">
        <w:t xml:space="preserve"> shapes the strength of </w:t>
      </w:r>
      <w:r w:rsidR="005F564B">
        <w:t>GCE</w:t>
      </w:r>
      <w:r w:rsidRPr="00524B92">
        <w:t>.</w:t>
      </w:r>
    </w:p>
    <w:p w14:paraId="624F235E" w14:textId="32231349" w:rsidR="00524B92" w:rsidRPr="00524B92" w:rsidRDefault="00524B92" w:rsidP="008770EA">
      <w:pPr>
        <w:pStyle w:val="Para"/>
      </w:pPr>
      <w:r w:rsidRPr="00524B92">
        <w:t xml:space="preserve">In this experiment, we operationalize </w:t>
      </w:r>
      <w:proofErr w:type="spellStart"/>
      <w:r w:rsidRPr="00524B92">
        <w:t>SoA</w:t>
      </w:r>
      <w:proofErr w:type="spellEnd"/>
      <w:r w:rsidRPr="00524B92">
        <w:t xml:space="preserve"> through </w:t>
      </w:r>
      <w:ins w:id="244" w:author="dalan" w:date="2025-07-09T23:01:00Z">
        <w:r w:rsidR="005D3199">
          <w:t>i</w:t>
        </w:r>
      </w:ins>
      <w:ins w:id="245" w:author="dalan" w:date="2025-07-09T23:02:00Z">
        <w:r w:rsidR="005D3199">
          <w:t xml:space="preserve">ntentional </w:t>
        </w:r>
        <w:r w:rsidR="00823279">
          <w:t>(</w:t>
        </w:r>
      </w:ins>
      <w:r w:rsidRPr="00524B92">
        <w:t>action–outcome</w:t>
      </w:r>
      <w:ins w:id="246" w:author="dalan" w:date="2025-07-09T23:02:00Z">
        <w:r w:rsidR="00823279">
          <w:t>)</w:t>
        </w:r>
      </w:ins>
      <w:r w:rsidRPr="00524B92">
        <w:t xml:space="preserve"> </w:t>
      </w:r>
      <w:del w:id="247" w:author="dalan" w:date="2025-07-09T23:01:00Z">
        <w:r w:rsidRPr="00524B92" w:rsidDel="0088663A">
          <w:delText>congruency</w:delText>
        </w:r>
      </w:del>
      <w:ins w:id="248" w:author="dalan" w:date="2025-07-09T23:01:00Z">
        <w:r w:rsidR="0088663A">
          <w:t>consistency</w:t>
        </w:r>
      </w:ins>
      <w:r w:rsidRPr="00524B92">
        <w:t xml:space="preserve">: whether the direction of a gaze shift aligns with the participant’s </w:t>
      </w:r>
      <w:del w:id="249" w:author="dalan" w:date="2025-07-09T23:02:00Z">
        <w:r w:rsidRPr="00524B92" w:rsidDel="005D3199">
          <w:delText>chosen action</w:delText>
        </w:r>
      </w:del>
      <w:ins w:id="250" w:author="dalan" w:date="2025-07-09T23:02:00Z">
        <w:r w:rsidR="005D3199">
          <w:t>intention</w:t>
        </w:r>
      </w:ins>
      <w:r w:rsidRPr="00524B92">
        <w:t xml:space="preserve">. Participants perform a color </w:t>
      </w:r>
      <w:del w:id="251" w:author="dalan" w:date="2025-07-09T23:02:00Z">
        <w:r w:rsidRPr="00524B92" w:rsidDel="006E6A33">
          <w:delText xml:space="preserve">categorization </w:delText>
        </w:r>
      </w:del>
      <w:ins w:id="252" w:author="dalan" w:date="2025-07-09T23:02:00Z">
        <w:r w:rsidR="006E6A33">
          <w:t>discrimination</w:t>
        </w:r>
        <w:r w:rsidR="006E6A33" w:rsidRPr="00524B92">
          <w:t xml:space="preserve"> </w:t>
        </w:r>
      </w:ins>
      <w:r w:rsidRPr="00524B92">
        <w:t xml:space="preserve">task in which a synthetic face with dynamic pupil motion precedes target onset. In active trials, participants choose a </w:t>
      </w:r>
      <w:ins w:id="253" w:author="dalan" w:date="2025-07-09T23:03:00Z">
        <w:r w:rsidR="00F3402F">
          <w:t xml:space="preserve">gaze </w:t>
        </w:r>
      </w:ins>
      <w:r w:rsidRPr="00524B92">
        <w:t xml:space="preserve">direction, which then either </w:t>
      </w:r>
      <w:del w:id="254" w:author="dalan" w:date="2025-07-09T23:32:00Z">
        <w:r w:rsidRPr="00524B92" w:rsidDel="002F669E">
          <w:delText>matches (</w:delText>
        </w:r>
      </w:del>
      <w:ins w:id="255" w:author="dalan" w:date="2025-07-09T23:32:00Z">
        <w:r w:rsidR="002F669E">
          <w:t xml:space="preserve">is </w:t>
        </w:r>
      </w:ins>
      <w:del w:id="256" w:author="dalan" w:date="2025-07-09T23:03:00Z">
        <w:r w:rsidRPr="00524B92" w:rsidDel="00F3402F">
          <w:delText>congruent</w:delText>
        </w:r>
      </w:del>
      <w:ins w:id="257" w:author="dalan" w:date="2025-07-09T23:03:00Z">
        <w:r w:rsidR="00F3402F">
          <w:t>consistent</w:t>
        </w:r>
      </w:ins>
      <w:del w:id="258" w:author="dalan" w:date="2025-07-09T23:32:00Z">
        <w:r w:rsidRPr="00524B92" w:rsidDel="002F669E">
          <w:delText>)</w:delText>
        </w:r>
      </w:del>
      <w:r w:rsidRPr="00524B92">
        <w:t xml:space="preserve"> or </w:t>
      </w:r>
      <w:del w:id="259" w:author="dalan" w:date="2025-07-09T23:32:00Z">
        <w:r w:rsidRPr="00524B92" w:rsidDel="002F669E">
          <w:delText>opposes (</w:delText>
        </w:r>
      </w:del>
      <w:del w:id="260" w:author="dalan" w:date="2025-07-09T23:03:00Z">
        <w:r w:rsidRPr="00524B92" w:rsidDel="00F3402F">
          <w:delText>incongruent</w:delText>
        </w:r>
      </w:del>
      <w:ins w:id="261" w:author="dalan" w:date="2025-07-09T23:03:00Z">
        <w:r w:rsidR="00F3402F">
          <w:t>inconsistent</w:t>
        </w:r>
      </w:ins>
      <w:del w:id="262" w:author="dalan" w:date="2025-07-09T23:32:00Z">
        <w:r w:rsidRPr="00524B92" w:rsidDel="002F669E">
          <w:delText>)</w:delText>
        </w:r>
      </w:del>
      <w:r w:rsidRPr="00524B92">
        <w:t xml:space="preserve"> </w:t>
      </w:r>
      <w:ins w:id="263" w:author="dalan" w:date="2025-07-09T23:33:00Z">
        <w:r w:rsidR="002F669E">
          <w:t xml:space="preserve">with </w:t>
        </w:r>
      </w:ins>
      <w:r w:rsidRPr="00524B92">
        <w:t xml:space="preserve">the resulting gaze direction. In passive (control) trials, gaze direction is externally </w:t>
      </w:r>
      <w:ins w:id="264" w:author="dalan" w:date="2025-07-09T23:04:00Z">
        <w:r w:rsidR="005924BE">
          <w:t>“</w:t>
        </w:r>
      </w:ins>
      <w:r w:rsidRPr="00524B92">
        <w:t>determined</w:t>
      </w:r>
      <w:proofErr w:type="gramStart"/>
      <w:ins w:id="265" w:author="dalan" w:date="2025-07-09T23:04:00Z">
        <w:r w:rsidR="005924BE">
          <w:t>”</w:t>
        </w:r>
      </w:ins>
      <w:proofErr w:type="gramEnd"/>
      <w:r w:rsidRPr="00524B92">
        <w:t xml:space="preserve"> and participants have no control over it. The gaze direction itself is either valid (target appears on the same side) or invalid (opposite side), allowing us to measure </w:t>
      </w:r>
      <w:del w:id="266" w:author="dalan" w:date="2025-07-09T23:04:00Z">
        <w:r w:rsidRPr="00524B92" w:rsidDel="00992773">
          <w:delText xml:space="preserve">how </w:delText>
        </w:r>
      </w:del>
      <w:ins w:id="267" w:author="dalan" w:date="2025-07-09T23:04:00Z">
        <w:r w:rsidR="00992773">
          <w:t>whether</w:t>
        </w:r>
        <w:r w:rsidR="00992773" w:rsidRPr="00524B92">
          <w:t xml:space="preserve"> </w:t>
        </w:r>
      </w:ins>
      <w:r w:rsidRPr="00524B92">
        <w:t>agency</w:t>
      </w:r>
      <w:ins w:id="268" w:author="dalan" w:date="2025-07-09T23:04:00Z">
        <w:r w:rsidR="004F4CFB">
          <w:t>/action cont</w:t>
        </w:r>
      </w:ins>
      <w:ins w:id="269" w:author="dalan" w:date="2025-07-09T23:05:00Z">
        <w:r w:rsidR="004F4CFB">
          <w:t>rol</w:t>
        </w:r>
      </w:ins>
      <w:r w:rsidRPr="00524B92">
        <w:t xml:space="preserve"> modulates the behavioral impact of gaze cues.</w:t>
      </w:r>
      <w:ins w:id="270" w:author="dalan" w:date="2025-07-09T23:33:00Z">
        <w:r w:rsidR="00D32CC8">
          <w:t xml:space="preserve"> Finally, we have chosen discrimination between two very similar colors to make the task more difficu</w:t>
        </w:r>
      </w:ins>
      <w:ins w:id="271" w:author="dalan" w:date="2025-07-09T23:34:00Z">
        <w:r w:rsidR="00D32CC8">
          <w:t>lt (</w:t>
        </w:r>
        <w:proofErr w:type="spellStart"/>
        <w:r w:rsidR="00D32CC8">
          <w:t>hense</w:t>
        </w:r>
        <w:proofErr w:type="spellEnd"/>
        <w:r w:rsidR="00D32CC8">
          <w:t xml:space="preserve">, slow) </w:t>
        </w:r>
        <w:proofErr w:type="gramStart"/>
        <w:r w:rsidR="00D32CC8">
          <w:t>in order to</w:t>
        </w:r>
        <w:proofErr w:type="gramEnd"/>
        <w:r w:rsidR="00D32CC8">
          <w:t xml:space="preserve"> open some </w:t>
        </w:r>
        <w:r w:rsidR="00BD4F6C">
          <w:t>‘</w:t>
        </w:r>
        <w:r w:rsidR="00D32CC8">
          <w:t>space</w:t>
        </w:r>
        <w:r w:rsidR="00BD4F6C">
          <w:t>’ for the agency to penetrate the GCE</w:t>
        </w:r>
      </w:ins>
      <w:ins w:id="272" w:author="dalan" w:date="2025-07-09T23:35:00Z">
        <w:r w:rsidR="00BD4F6C">
          <w:t>.</w:t>
        </w:r>
      </w:ins>
    </w:p>
    <w:p w14:paraId="110CB647" w14:textId="741552A2" w:rsidR="00524B92" w:rsidRPr="00524B92" w:rsidRDefault="00524B92" w:rsidP="008770EA">
      <w:pPr>
        <w:pStyle w:val="Para"/>
      </w:pPr>
      <w:r w:rsidRPr="00524B92">
        <w:t xml:space="preserve">This design allows us to </w:t>
      </w:r>
      <w:r w:rsidR="005F564B" w:rsidRPr="00524B92">
        <w:t>examine</w:t>
      </w:r>
      <w:r w:rsidRPr="00524B92">
        <w:t xml:space="preserve"> </w:t>
      </w:r>
      <w:del w:id="273" w:author="dalan" w:date="2025-07-09T23:05:00Z">
        <w:r w:rsidRPr="00524B92" w:rsidDel="007A2C1A">
          <w:delText xml:space="preserve">how </w:delText>
        </w:r>
      </w:del>
      <w:ins w:id="274" w:author="dalan" w:date="2025-07-09T23:05:00Z">
        <w:r w:rsidR="007A2C1A">
          <w:t>whether</w:t>
        </w:r>
        <w:r w:rsidR="00FF0203">
          <w:t xml:space="preserve"> </w:t>
        </w:r>
      </w:ins>
      <w:r w:rsidRPr="00524B92">
        <w:t xml:space="preserve">internal states like </w:t>
      </w:r>
      <w:proofErr w:type="spellStart"/>
      <w:r w:rsidRPr="00524B92">
        <w:t>SoA</w:t>
      </w:r>
      <w:proofErr w:type="spellEnd"/>
      <w:r w:rsidRPr="00524B92">
        <w:t xml:space="preserve"> </w:t>
      </w:r>
      <w:del w:id="275" w:author="dalan" w:date="2025-07-09T23:05:00Z">
        <w:r w:rsidRPr="00524B92" w:rsidDel="006112E1">
          <w:delText xml:space="preserve">dynamically </w:delText>
        </w:r>
      </w:del>
      <w:r w:rsidRPr="00524B92">
        <w:t xml:space="preserve">shape social attention. Drawing on predictive processing </w:t>
      </w:r>
      <w:r w:rsidR="005F564B">
        <w:fldChar w:fldCharType="begin"/>
      </w:r>
      <w:r w:rsidR="001B5057">
        <w:instrText xml:space="preserve"> ADDIN ZOTERO_ITEM CSL_CITATION {"citationID":"dTQCtVvl","properties":{"formattedCitation":"[35],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F564B">
        <w:fldChar w:fldCharType="separate"/>
      </w:r>
      <w:r w:rsidR="001B5057" w:rsidRPr="001B5057">
        <w:rPr>
          <w:rFonts w:cs="Linux Libertine"/>
        </w:rPr>
        <w:t>[35], [36]</w:t>
      </w:r>
      <w:r w:rsidR="005F564B">
        <w:fldChar w:fldCharType="end"/>
      </w:r>
      <w:r w:rsidRPr="00524B92">
        <w:t xml:space="preserve"> and cue integration frameworks </w:t>
      </w:r>
      <w:r w:rsidR="005F564B" w:rsidRPr="00E03C0C">
        <w:rPr>
          <w:highlight w:val="yellow"/>
          <w:rPrChange w:id="276" w:author="dalan" w:date="2025-07-09T23:05:00Z">
            <w:rPr/>
          </w:rPrChange>
        </w:rPr>
        <w:t>(</w:t>
      </w:r>
      <w:proofErr w:type="spellStart"/>
      <w:r w:rsidR="005F564B" w:rsidRPr="00E03C0C">
        <w:rPr>
          <w:highlight w:val="yellow"/>
          <w:rPrChange w:id="277" w:author="dalan" w:date="2025-07-09T23:05:00Z">
            <w:rPr/>
          </w:rPrChange>
        </w:rPr>
        <w:t>Pacherie</w:t>
      </w:r>
      <w:proofErr w:type="spellEnd"/>
      <w:r w:rsidR="005F564B" w:rsidRPr="00E03C0C">
        <w:rPr>
          <w:highlight w:val="yellow"/>
          <w:rPrChange w:id="278" w:author="dalan" w:date="2025-07-09T23:05:00Z">
            <w:rPr/>
          </w:rPrChange>
        </w:rPr>
        <w:t>, 2013, in Metcalfe &amp; Terrace, 2013)</w:t>
      </w:r>
      <w:r w:rsidRPr="00524B92">
        <w:t xml:space="preserve">, as well as empirical findings showing that </w:t>
      </w:r>
      <w:del w:id="279" w:author="dalan" w:date="2025-07-09T23:06:00Z">
        <w:r w:rsidRPr="00524B92" w:rsidDel="006F769F">
          <w:delText xml:space="preserve">congruent </w:delText>
        </w:r>
      </w:del>
      <w:ins w:id="280" w:author="dalan" w:date="2025-07-09T23:06:00Z">
        <w:r w:rsidR="006F769F">
          <w:t>consistent</w:t>
        </w:r>
        <w:r w:rsidR="006F769F" w:rsidRPr="00524B92">
          <w:t xml:space="preserve"> </w:t>
        </w:r>
      </w:ins>
      <w:r w:rsidRPr="00524B92">
        <w:t xml:space="preserve">action–outcome relationships enhance both agency and attentional salience </w:t>
      </w:r>
      <w:ins w:id="281" w:author="dalan" w:date="2025-07-09T23:06:00Z">
        <w:r w:rsidR="00DF57B4">
          <w:t>(</w:t>
        </w:r>
      </w:ins>
      <w:r w:rsidR="005F564B">
        <w:fldChar w:fldCharType="begin"/>
      </w:r>
      <w:r w:rsidR="001B5057">
        <w:instrText xml:space="preserve"> ADDIN ZOTERO_ITEM CSL_CITATION {"citationID":"UzgRFR8E","properties":{"formattedCitation":"[38], [45]","plainCitation":"[38], [45]","noteIndex":0},"citationItems":[{"id":226,"uris":["http://zotero.org/users/15023090/items/SMJZ52ZJ"],"itemData":{"id":226,"type":"article-journal","container-title":"Acta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id":230,"uris":["http://zotero.org/users/15023090/items/R28HSJBB"],"itemData":{"id":230,"type":"article-journal","container-title":"Cognition","DOI":"10.1016/j.cognition.2009.10.016","ISSN":"00100277","issue":"1","journalAbbreviation":"Cognition","language":"en","license":"https://www.elsevier.com/tdm/userlicense/1.0/","page":"26-38","source":"DOI.org (Crossref)","title":"Subliminal priming of actions influences sense of control over effects of action","URL":"https://linkinghub.elsevier.com/retrieve/pii/S0010027709002698","volume":"115","author":[{"family":"Wenke","given":"Dorit"},{"family":"Fleming","given":"Stephen M."},{"family":"Haggard","given":"Patrick"}],"accessed":{"date-parts":[["2025",6,29]]},"issued":{"date-parts":[["2010",4]]}}}],"schema":"https://github.com/citation-style-language/schema/raw/master/csl-citation.json"} </w:instrText>
      </w:r>
      <w:r w:rsidR="005F564B">
        <w:fldChar w:fldCharType="separate"/>
      </w:r>
      <w:r w:rsidR="001B5057" w:rsidRPr="001B5057">
        <w:rPr>
          <w:rFonts w:cs="Linux Libertine"/>
        </w:rPr>
        <w:t>[</w:t>
      </w:r>
      <w:ins w:id="282" w:author="Karolina Staikova" w:date="2025-07-11T00:17:00Z">
        <w:r w:rsidR="004C6625">
          <w:rPr>
            <w:rFonts w:cs="Linux Libertine"/>
          </w:rPr>
          <w:t>9</w:t>
        </w:r>
      </w:ins>
      <w:del w:id="283" w:author="Karolina Staikova" w:date="2025-07-11T00:16:00Z">
        <w:r w:rsidR="001B5057" w:rsidRPr="001B5057" w:rsidDel="004C6625">
          <w:rPr>
            <w:rFonts w:cs="Linux Libertine"/>
          </w:rPr>
          <w:delText>38</w:delText>
        </w:r>
      </w:del>
      <w:r w:rsidR="001B5057" w:rsidRPr="001B5057">
        <w:rPr>
          <w:rFonts w:cs="Linux Libertine"/>
        </w:rPr>
        <w:t>], [</w:t>
      </w:r>
      <w:ins w:id="284" w:author="Karolina Staikova" w:date="2025-07-11T00:19:00Z">
        <w:r w:rsidR="004C6625">
          <w:rPr>
            <w:rFonts w:cs="Linux Libertine"/>
          </w:rPr>
          <w:t>25</w:t>
        </w:r>
      </w:ins>
      <w:del w:id="285" w:author="Karolina Staikova" w:date="2025-07-11T00:19:00Z">
        <w:r w:rsidR="001B5057" w:rsidRPr="001B5057" w:rsidDel="004C6625">
          <w:rPr>
            <w:rFonts w:cs="Linux Libertine"/>
          </w:rPr>
          <w:delText>45</w:delText>
        </w:r>
      </w:del>
      <w:r w:rsidR="001B5057" w:rsidRPr="001B5057">
        <w:rPr>
          <w:rFonts w:cs="Linux Libertine"/>
        </w:rPr>
        <w:t>]</w:t>
      </w:r>
      <w:r w:rsidR="005F564B">
        <w:fldChar w:fldCharType="end"/>
      </w:r>
      <w:ins w:id="286" w:author="dalan" w:date="2025-07-09T23:06:00Z">
        <w:r w:rsidR="00DF57B4">
          <w:t>)</w:t>
        </w:r>
      </w:ins>
      <w:r w:rsidRPr="00524B92">
        <w:t>, we propose</w:t>
      </w:r>
      <w:ins w:id="287" w:author="dalan" w:date="2025-07-09T23:07:00Z">
        <w:r w:rsidR="00217149">
          <w:t>d</w:t>
        </w:r>
      </w:ins>
      <w:r w:rsidRPr="00524B92">
        <w:t xml:space="preserve"> that the effectiveness of gaze cues will vary systematically with perceived agency.</w:t>
      </w:r>
    </w:p>
    <w:p w14:paraId="2FB96F33" w14:textId="1702BF51" w:rsidR="00524B92" w:rsidRPr="00524B92" w:rsidRDefault="00524B92" w:rsidP="008770EA">
      <w:pPr>
        <w:pStyle w:val="Para"/>
      </w:pPr>
      <w:r w:rsidRPr="00524B92">
        <w:t>Specifically, we expect</w:t>
      </w:r>
      <w:ins w:id="288" w:author="dalan" w:date="2025-07-09T23:07:00Z">
        <w:r w:rsidR="00217149">
          <w:t>ed</w:t>
        </w:r>
      </w:ins>
      <w:r w:rsidRPr="00524B92">
        <w:t xml:space="preserve"> enhanced gaze cueing</w:t>
      </w:r>
      <w:ins w:id="289" w:author="dalan" w:date="2025-07-09T23:07:00Z">
        <w:r w:rsidR="00716FD4">
          <w:t xml:space="preserve"> effect</w:t>
        </w:r>
      </w:ins>
      <w:r w:rsidRPr="00524B92">
        <w:t xml:space="preserve"> in </w:t>
      </w:r>
      <w:del w:id="290" w:author="dalan" w:date="2025-07-09T23:07:00Z">
        <w:r w:rsidRPr="00524B92" w:rsidDel="00716FD4">
          <w:delText>active–congruent</w:delText>
        </w:r>
      </w:del>
      <w:ins w:id="291" w:author="dalan" w:date="2025-07-09T23:07:00Z">
        <w:r w:rsidR="00716FD4">
          <w:t xml:space="preserve">action-outcome </w:t>
        </w:r>
      </w:ins>
      <w:ins w:id="292" w:author="dalan" w:date="2025-07-09T23:08:00Z">
        <w:r w:rsidR="00716FD4">
          <w:t xml:space="preserve">intentionally </w:t>
        </w:r>
      </w:ins>
      <w:ins w:id="293" w:author="dalan" w:date="2025-07-09T23:07:00Z">
        <w:r w:rsidR="00716FD4">
          <w:t>consistent</w:t>
        </w:r>
      </w:ins>
      <w:r w:rsidRPr="00524B92">
        <w:t xml:space="preserve"> condition</w:t>
      </w:r>
      <w:del w:id="294" w:author="dalan" w:date="2025-07-09T23:08:00Z">
        <w:r w:rsidRPr="00524B92" w:rsidDel="00185BBB">
          <w:delText>s</w:delText>
        </w:r>
      </w:del>
      <w:r w:rsidRPr="00524B92">
        <w:t xml:space="preserve">, where participants’ chosen direction </w:t>
      </w:r>
      <w:del w:id="295" w:author="dalan" w:date="2025-07-09T23:08:00Z">
        <w:r w:rsidRPr="00524B92" w:rsidDel="00185BBB">
          <w:delText xml:space="preserve">is </w:delText>
        </w:r>
      </w:del>
      <w:ins w:id="296" w:author="dalan" w:date="2025-07-09T23:08:00Z">
        <w:r w:rsidR="00185BBB">
          <w:t>would</w:t>
        </w:r>
        <w:r w:rsidR="00185BBB" w:rsidRPr="00524B92">
          <w:t xml:space="preserve"> </w:t>
        </w:r>
      </w:ins>
      <w:r w:rsidRPr="00524B92">
        <w:t>follow</w:t>
      </w:r>
      <w:del w:id="297" w:author="dalan" w:date="2025-07-09T23:08:00Z">
        <w:r w:rsidRPr="00524B92" w:rsidDel="00185BBB">
          <w:delText>ed</w:delText>
        </w:r>
      </w:del>
      <w:r w:rsidRPr="00524B92">
        <w:t xml:space="preserve"> by a </w:t>
      </w:r>
      <w:del w:id="298" w:author="dalan" w:date="2025-07-09T23:08:00Z">
        <w:r w:rsidRPr="00524B92" w:rsidDel="00185BBB">
          <w:delText xml:space="preserve">matching </w:delText>
        </w:r>
      </w:del>
      <w:ins w:id="299" w:author="dalan" w:date="2025-07-09T23:08:00Z">
        <w:r w:rsidR="00185BBB">
          <w:t>intended</w:t>
        </w:r>
        <w:r w:rsidR="00185BBB" w:rsidRPr="00524B92">
          <w:t xml:space="preserve"> </w:t>
        </w:r>
      </w:ins>
      <w:r w:rsidRPr="00524B92">
        <w:t xml:space="preserve">gaze shift, reinforcing predictive </w:t>
      </w:r>
      <w:del w:id="300" w:author="dalan" w:date="2025-07-09T23:09:00Z">
        <w:r w:rsidRPr="00524B92" w:rsidDel="00F261C7">
          <w:delText xml:space="preserve">congruency </w:delText>
        </w:r>
      </w:del>
      <w:ins w:id="301" w:author="dalan" w:date="2025-07-09T23:09:00Z">
        <w:r w:rsidR="00F261C7">
          <w:t>consistency</w:t>
        </w:r>
        <w:r w:rsidR="00F261C7" w:rsidRPr="00524B92">
          <w:t xml:space="preserve"> </w:t>
        </w:r>
      </w:ins>
      <w:r w:rsidRPr="00524B92">
        <w:t xml:space="preserve">and strengthening </w:t>
      </w:r>
      <w:proofErr w:type="spellStart"/>
      <w:r w:rsidRPr="00524B92">
        <w:t>SoA</w:t>
      </w:r>
      <w:proofErr w:type="spellEnd"/>
      <w:r w:rsidRPr="00524B92">
        <w:t xml:space="preserve">. By contrast, </w:t>
      </w:r>
      <w:del w:id="302" w:author="dalan" w:date="2025-07-09T23:10:00Z">
        <w:r w:rsidRPr="00524B92" w:rsidDel="00D8110B">
          <w:delText xml:space="preserve">active–incongruent </w:delText>
        </w:r>
      </w:del>
      <w:ins w:id="303" w:author="dalan" w:date="2025-07-09T23:10:00Z">
        <w:r w:rsidR="00D8110B">
          <w:t xml:space="preserve">action-outcome intentionally inconsistent </w:t>
        </w:r>
      </w:ins>
      <w:r w:rsidRPr="00524B92">
        <w:t xml:space="preserve">trials </w:t>
      </w:r>
      <w:del w:id="304" w:author="dalan" w:date="2025-07-09T23:10:00Z">
        <w:r w:rsidRPr="00524B92" w:rsidDel="004F0DD6">
          <w:delText xml:space="preserve">may </w:delText>
        </w:r>
      </w:del>
      <w:ins w:id="305" w:author="dalan" w:date="2025-07-09T23:10:00Z">
        <w:r w:rsidR="004F0DD6">
          <w:t>might</w:t>
        </w:r>
        <w:r w:rsidR="004F0DD6" w:rsidRPr="00524B92">
          <w:t xml:space="preserve"> </w:t>
        </w:r>
      </w:ins>
      <w:r w:rsidRPr="00524B92">
        <w:t xml:space="preserve">weaken or disrupt cueing, as the violated expectation likely </w:t>
      </w:r>
      <w:ins w:id="306" w:author="dalan" w:date="2025-07-09T23:11:00Z">
        <w:r w:rsidR="009E5800">
          <w:t xml:space="preserve">would </w:t>
        </w:r>
      </w:ins>
      <w:r w:rsidRPr="00524B92">
        <w:t>reduce</w:t>
      </w:r>
      <w:del w:id="307" w:author="dalan" w:date="2025-07-09T23:10:00Z">
        <w:r w:rsidRPr="00524B92" w:rsidDel="009E5800">
          <w:delText>s</w:delText>
        </w:r>
      </w:del>
      <w:r w:rsidRPr="00524B92">
        <w:t xml:space="preserve"> perceived agency. Passive</w:t>
      </w:r>
      <w:ins w:id="308" w:author="dalan" w:date="2025-07-09T23:11:00Z">
        <w:r w:rsidR="00FE01D7">
          <w:t>/control</w:t>
        </w:r>
      </w:ins>
      <w:r w:rsidRPr="00524B92">
        <w:t xml:space="preserve"> trials, in which no volitional input </w:t>
      </w:r>
      <w:del w:id="309" w:author="dalan" w:date="2025-07-09T23:11:00Z">
        <w:r w:rsidRPr="00524B92" w:rsidDel="001C2EC2">
          <w:delText xml:space="preserve">is </w:delText>
        </w:r>
      </w:del>
      <w:ins w:id="310" w:author="dalan" w:date="2025-07-09T23:11:00Z">
        <w:r w:rsidR="001C2EC2">
          <w:t>would be</w:t>
        </w:r>
        <w:r w:rsidR="001C2EC2" w:rsidRPr="00524B92">
          <w:t xml:space="preserve"> </w:t>
        </w:r>
      </w:ins>
      <w:r w:rsidRPr="00524B92">
        <w:t xml:space="preserve">involved, </w:t>
      </w:r>
      <w:del w:id="311" w:author="dalan" w:date="2025-07-09T23:11:00Z">
        <w:r w:rsidRPr="00524B92" w:rsidDel="00DE2E96">
          <w:delText xml:space="preserve">are </w:delText>
        </w:r>
      </w:del>
      <w:ins w:id="312" w:author="dalan" w:date="2025-07-09T23:11:00Z">
        <w:r w:rsidR="00DE2E96">
          <w:t>were</w:t>
        </w:r>
        <w:r w:rsidR="00DE2E96" w:rsidRPr="00524B92">
          <w:t xml:space="preserve"> </w:t>
        </w:r>
      </w:ins>
      <w:r w:rsidRPr="00524B92">
        <w:t>expected to yield intermediate effect</w:t>
      </w:r>
      <w:del w:id="313" w:author="dalan" w:date="2025-07-09T23:12:00Z">
        <w:r w:rsidRPr="00524B92" w:rsidDel="003A217C">
          <w:delText>s</w:delText>
        </w:r>
      </w:del>
      <w:r w:rsidRPr="00524B92">
        <w:t>, reflecting neither enhanced agency nor explicit violation of expectations.</w:t>
      </w:r>
    </w:p>
    <w:p w14:paraId="77EBD436" w14:textId="09A091DD" w:rsidR="00524B92" w:rsidRDefault="00524B92" w:rsidP="008770EA">
      <w:pPr>
        <w:pStyle w:val="Para"/>
      </w:pPr>
      <w:r w:rsidRPr="00524B92">
        <w:t>This approach inverts previous paradigms focused on how gaze influences agency</w:t>
      </w:r>
      <w:ins w:id="314" w:author="Karolina Staikova" w:date="2025-07-11T07:49:00Z">
        <w:r w:rsidR="002B6291">
          <w:t xml:space="preserve"> [9]</w:t>
        </w:r>
      </w:ins>
      <w:ins w:id="315" w:author="Karolina Staikova" w:date="2025-07-11T07:50:00Z">
        <w:r w:rsidR="002B6291">
          <w:t>,[29]</w:t>
        </w:r>
      </w:ins>
      <w:ins w:id="316" w:author="dalan" w:date="2025-07-09T23:35:00Z">
        <w:del w:id="317" w:author="Karolina Staikova" w:date="2025-07-11T07:49:00Z">
          <w:r w:rsidR="00AE30C6" w:rsidDel="002B6291">
            <w:delText xml:space="preserve"> (e.g., [REF])</w:delText>
          </w:r>
        </w:del>
      </w:ins>
      <w:r w:rsidRPr="00524B92">
        <w:t xml:space="preserve">, offering instead a novel framework for understanding </w:t>
      </w:r>
      <w:ins w:id="318" w:author="dalan" w:date="2025-07-09T23:35:00Z">
        <w:r w:rsidR="002872B0">
          <w:t xml:space="preserve">whether and </w:t>
        </w:r>
      </w:ins>
      <w:r w:rsidRPr="00524B92">
        <w:t xml:space="preserve">how </w:t>
      </w:r>
      <w:proofErr w:type="spellStart"/>
      <w:r w:rsidRPr="00524B92">
        <w:t>SoA</w:t>
      </w:r>
      <w:proofErr w:type="spellEnd"/>
      <w:r w:rsidRPr="00524B92">
        <w:t xml:space="preserve">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w:t>
      </w:r>
      <w:ins w:id="319" w:author="dalan" w:date="2025-07-09T23:36:00Z">
        <w:r w:rsidR="003F1A6A">
          <w:t xml:space="preserve">action </w:t>
        </w:r>
      </w:ins>
      <w:r w:rsidRPr="00524B92">
        <w:t xml:space="preserve">control modulates attention to gaze </w:t>
      </w:r>
      <w:ins w:id="320" w:author="dalan" w:date="2025-07-09T23:37:00Z">
        <w:r w:rsidR="009963F9">
          <w:t xml:space="preserve">direction </w:t>
        </w:r>
      </w:ins>
      <w:r w:rsidRPr="00524B92">
        <w:t xml:space="preserve">can </w:t>
      </w:r>
      <w:del w:id="321" w:author="dalan" w:date="2025-07-09T23:37:00Z">
        <w:r w:rsidRPr="00524B92" w:rsidDel="007921C4">
          <w:delText xml:space="preserve">inform </w:delText>
        </w:r>
      </w:del>
      <w:ins w:id="322" w:author="dalan" w:date="2025-07-09T23:38:00Z">
        <w:r w:rsidR="00677580">
          <w:t>enrich</w:t>
        </w:r>
      </w:ins>
      <w:ins w:id="323" w:author="dalan" w:date="2025-07-09T23:37:00Z">
        <w:r w:rsidR="007921C4" w:rsidRPr="00524B92">
          <w:t xml:space="preserve"> </w:t>
        </w:r>
      </w:ins>
      <w:del w:id="324" w:author="dalan" w:date="2025-07-09T23:39:00Z">
        <w:r w:rsidRPr="00524B92" w:rsidDel="004C664B">
          <w:delText xml:space="preserve">not only </w:delText>
        </w:r>
      </w:del>
      <w:r w:rsidRPr="00524B92">
        <w:t xml:space="preserve">cognitive models of social perception, </w:t>
      </w:r>
      <w:del w:id="325" w:author="dalan" w:date="2025-07-09T23:39:00Z">
        <w:r w:rsidRPr="00524B92" w:rsidDel="004C664B">
          <w:delText xml:space="preserve">but </w:delText>
        </w:r>
      </w:del>
      <w:ins w:id="326" w:author="dalan" w:date="2025-07-09T23:39:00Z">
        <w:r w:rsidR="004C664B">
          <w:t>and have</w:t>
        </w:r>
        <w:r w:rsidR="004C664B" w:rsidRPr="00524B92">
          <w:t xml:space="preserve"> </w:t>
        </w:r>
      </w:ins>
      <w:del w:id="327" w:author="dalan" w:date="2025-07-09T23:39:00Z">
        <w:r w:rsidRPr="00524B92" w:rsidDel="004C664B">
          <w:delText xml:space="preserve">also </w:delText>
        </w:r>
      </w:del>
      <w:r w:rsidRPr="00524B92">
        <w:t>practical applications in education, therapy, and the design of socially responsive artificial agents.</w:t>
      </w:r>
    </w:p>
    <w:p w14:paraId="2D390FE8" w14:textId="77777777" w:rsidR="00524B92" w:rsidRDefault="00524B92" w:rsidP="003F3012">
      <w:pPr>
        <w:pStyle w:val="Head1"/>
      </w:pPr>
      <w:r>
        <w:t>Experiment</w:t>
      </w:r>
    </w:p>
    <w:p w14:paraId="01240D87" w14:textId="77777777" w:rsidR="00524B92" w:rsidRDefault="00524B92" w:rsidP="005001CE">
      <w:pPr>
        <w:pStyle w:val="Head2"/>
      </w:pPr>
      <w:r>
        <w:t>Method</w:t>
      </w:r>
    </w:p>
    <w:p w14:paraId="5F27AA24" w14:textId="77777777" w:rsidR="00524B92" w:rsidRDefault="00524B92" w:rsidP="00524B92">
      <w:pPr>
        <w:pStyle w:val="Head3"/>
      </w:pPr>
      <w:r w:rsidRPr="00524B92">
        <w:t xml:space="preserve">Participants </w:t>
      </w:r>
    </w:p>
    <w:p w14:paraId="0FB70677" w14:textId="77777777" w:rsidR="00524B92" w:rsidRPr="00524B92" w:rsidRDefault="00524B92" w:rsidP="008770EA">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14:paraId="7B7FCAEF" w14:textId="77777777" w:rsidR="00524B92" w:rsidRPr="00524B92" w:rsidRDefault="00524B92" w:rsidP="008770EA">
      <w:pPr>
        <w:pStyle w:val="Para"/>
      </w:pPr>
    </w:p>
    <w:p w14:paraId="70992C81" w14:textId="77777777" w:rsidR="00524B92" w:rsidRDefault="00524B92" w:rsidP="00524B92">
      <w:pPr>
        <w:pStyle w:val="Head3"/>
      </w:pPr>
      <w:r w:rsidRPr="00524B92">
        <w:t xml:space="preserve">Stimuli, Design, and Procedure </w:t>
      </w:r>
    </w:p>
    <w:p w14:paraId="3F4D5077" w14:textId="0BED6B5F" w:rsidR="00524B92" w:rsidRDefault="00524B92" w:rsidP="008770EA">
      <w:pPr>
        <w:pStyle w:val="Para"/>
      </w:pPr>
      <w:r w:rsidRPr="00524B92">
        <w:t xml:space="preserve">The design of the experiment was 2 (Gaze Cueing: congruent vs. incongruent) x 3 (Action-outcome consistency: consistent vs. inconsistent vs. control) within-subjects design. The face was generated by </w:t>
      </w:r>
      <w:proofErr w:type="spellStart"/>
      <w:r w:rsidRPr="00524B92">
        <w:t>FaceGen</w:t>
      </w:r>
      <w:proofErr w:type="spellEnd"/>
      <w:r w:rsidRPr="00524B92">
        <w:t xml:space="preserve"> program </w:t>
      </w:r>
      <w:r w:rsidR="00BF7B4F">
        <w:fldChar w:fldCharType="begin"/>
      </w:r>
      <w:r w:rsidR="001B5057">
        <w:instrText xml:space="preserve"> ADDIN ZOTERO_ITEM CSL_CITATION {"citationID":"FlMMxgkQ","properties":{"formattedCitation":"[46]","plainCitation":"[46]","noteIndex":0},"citationItems":[{"id":233,"uris":["http://zotero.org/users/15023090/items/MGEUTP9E"],"itemData":{"id":233,"type":"software","title":"FaceGen"}}],"schema":"https://github.com/citation-style-language/schema/raw/master/csl-citation.json"} </w:instrText>
      </w:r>
      <w:r w:rsidR="00BF7B4F">
        <w:fldChar w:fldCharType="separate"/>
      </w:r>
      <w:r w:rsidR="001B5057" w:rsidRPr="001B5057">
        <w:rPr>
          <w:rFonts w:cs="Linux Libertine"/>
        </w:rPr>
        <w:t>[</w:t>
      </w:r>
      <w:ins w:id="328" w:author="Karolina Staikova" w:date="2025-07-11T00:20:00Z">
        <w:r w:rsidR="0006112F">
          <w:rPr>
            <w:rFonts w:cs="Linux Libertine"/>
          </w:rPr>
          <w:t>11</w:t>
        </w:r>
      </w:ins>
      <w:del w:id="329" w:author="Karolina Staikova" w:date="2025-07-11T00:20:00Z">
        <w:r w:rsidR="001B5057" w:rsidRPr="001B5057" w:rsidDel="0006112F">
          <w:rPr>
            <w:rFonts w:cs="Linux Libertine"/>
          </w:rPr>
          <w:delText>46</w:delText>
        </w:r>
      </w:del>
      <w:r w:rsidR="001B5057" w:rsidRPr="001B5057">
        <w:rPr>
          <w:rFonts w:cs="Linux Libertine"/>
        </w:rPr>
        <w:t>]</w:t>
      </w:r>
      <w:r w:rsidR="00BF7B4F">
        <w:fldChar w:fldCharType="end"/>
      </w:r>
      <w:r w:rsidRPr="00524B92">
        <w:t>.  The face subtended around 13</w:t>
      </w:r>
      <w:r w:rsidR="00BF7B4F">
        <w:rPr>
          <w:rFonts w:ascii="Times New Roman" w:hAnsi="Times New Roman" w:cs="Times New Roman"/>
        </w:rPr>
        <w:t>°</w:t>
      </w:r>
      <w:r w:rsidRPr="00524B92">
        <w:t xml:space="preserve"> of visual angle in height and 6</w:t>
      </w:r>
      <w:r w:rsidR="00BF7B4F">
        <w:rPr>
          <w:rFonts w:ascii="Times New Roman" w:hAnsi="Times New Roman" w:cs="Times New Roman"/>
        </w:rPr>
        <w:t>°</w:t>
      </w:r>
      <w:r w:rsidRPr="00524B92">
        <w:t xml:space="preserve"> - in width, centered at the screen. From both sides of the face (5</w:t>
      </w:r>
      <w:r w:rsidR="00BF7B4F">
        <w:rPr>
          <w:rFonts w:ascii="Times New Roman" w:hAnsi="Times New Roman" w:cs="Times New Roman"/>
        </w:rPr>
        <w:t>°</w:t>
      </w:r>
      <w:r w:rsidRPr="00524B92">
        <w:t xml:space="preserve"> to the nearest edge) squares were presented subtending 3.5</w:t>
      </w:r>
      <w:r w:rsidR="00BF7B4F">
        <w:rPr>
          <w:rFonts w:ascii="Times New Roman" w:hAnsi="Times New Roman" w:cs="Times New Roman"/>
        </w:rPr>
        <w:t>°</w:t>
      </w:r>
      <w:r w:rsidRPr="00524B92">
        <w:t>, positioned at the eye central ‘line’. Target colors were violet (</w:t>
      </w:r>
      <w:proofErr w:type="spellStart"/>
      <w:r w:rsidRPr="00524B92">
        <w:t>BlueViolet</w:t>
      </w:r>
      <w:proofErr w:type="spellEnd"/>
      <w:r w:rsidRPr="00524B92">
        <w:t xml:space="preserve">, RGB: 138, 43, 226) </w:t>
      </w:r>
      <w:del w:id="330" w:author="dalan" w:date="2025-07-09T23:40:00Z">
        <w:r w:rsidRPr="00524B92" w:rsidDel="00417933">
          <w:delText xml:space="preserve">or </w:delText>
        </w:r>
      </w:del>
      <w:ins w:id="331" w:author="dalan" w:date="2025-07-09T23:40:00Z">
        <w:r w:rsidR="00417933">
          <w:t>and</w:t>
        </w:r>
        <w:r w:rsidR="00417933" w:rsidRPr="00524B92">
          <w:t xml:space="preserve"> </w:t>
        </w:r>
      </w:ins>
      <w:r w:rsidRPr="00524B92">
        <w:t>magenta (Magenta, RGB: 255, 0, 255) filled in one of the squares as soon as the eye movement was completed. Figure 1 presents a trial example.</w:t>
      </w:r>
    </w:p>
    <w:p w14:paraId="1414CBF6" w14:textId="77777777" w:rsidR="00524B92" w:rsidRDefault="00524B92" w:rsidP="008770EA">
      <w:pPr>
        <w:pStyle w:val="Para"/>
      </w:pPr>
    </w:p>
    <w:p w14:paraId="7CE150F7" w14:textId="77777777" w:rsidR="00524B92" w:rsidRDefault="00524B92" w:rsidP="00524B92">
      <w:pPr>
        <w:pStyle w:val="Image"/>
      </w:pPr>
      <w:r>
        <w:rPr>
          <w:noProof/>
        </w:rPr>
        <w:lastRenderedPageBreak/>
        <w:drawing>
          <wp:inline distT="0" distB="0" distL="0" distR="0" wp14:anchorId="19BAD159" wp14:editId="2EFE0F03">
            <wp:extent cx="3048000" cy="2183146"/>
            <wp:effectExtent l="0" t="0" r="0" b="762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183146"/>
                    </a:xfrm>
                    <a:prstGeom prst="rect">
                      <a:avLst/>
                    </a:prstGeom>
                  </pic:spPr>
                </pic:pic>
              </a:graphicData>
            </a:graphic>
          </wp:inline>
        </w:drawing>
      </w:r>
    </w:p>
    <w:p w14:paraId="6AEC0133" w14:textId="4F4EDC04" w:rsidR="00524B92" w:rsidRDefault="00524B92">
      <w:pPr>
        <w:pStyle w:val="FigureCaption"/>
      </w:pPr>
      <w:r>
        <w:t xml:space="preserve">Figure 1: Trial </w:t>
      </w:r>
      <w:r w:rsidR="00BF7B4F">
        <w:t>timeline example</w:t>
      </w:r>
      <w:ins w:id="332" w:author="dalan" w:date="2025-07-09T23:51:00Z">
        <w:r w:rsidR="00E810DC">
          <w:t>s</w:t>
        </w:r>
      </w:ins>
      <w:ins w:id="333" w:author="dalan" w:date="2025-07-09T23:40:00Z">
        <w:r w:rsidR="00B77D3C">
          <w:t xml:space="preserve"> (not to scale). </w:t>
        </w:r>
      </w:ins>
      <w:ins w:id="334" w:author="dalan" w:date="2025-07-09T23:41:00Z">
        <w:r w:rsidR="00B77D3C">
          <w:t>a)</w:t>
        </w:r>
      </w:ins>
      <w:ins w:id="335" w:author="dalan" w:date="2025-07-09T23:46:00Z">
        <w:r w:rsidR="007C1697">
          <w:t xml:space="preserve"> Control condition (passive expectation of </w:t>
        </w:r>
      </w:ins>
      <w:ins w:id="336" w:author="dalan" w:date="2025-07-09T23:47:00Z">
        <w:r w:rsidR="007C1697">
          <w:t xml:space="preserve">face appearance), incongruent gaze cuing; </w:t>
        </w:r>
      </w:ins>
      <w:ins w:id="337" w:author="dalan" w:date="2025-07-09T23:48:00Z">
        <w:r w:rsidR="00AA24AF">
          <w:t>b)</w:t>
        </w:r>
      </w:ins>
      <w:ins w:id="338" w:author="dalan" w:date="2025-07-09T23:50:00Z">
        <w:r w:rsidR="00AA24AF">
          <w:t xml:space="preserve"> and c)</w:t>
        </w:r>
      </w:ins>
      <w:ins w:id="339" w:author="dalan" w:date="2025-07-09T23:48:00Z">
        <w:r w:rsidR="00AA24AF">
          <w:t xml:space="preserve"> </w:t>
        </w:r>
      </w:ins>
      <w:ins w:id="340" w:author="dalan" w:date="2025-07-09T23:49:00Z">
        <w:r w:rsidR="00AA24AF">
          <w:t xml:space="preserve">participants induce face appearance with a button press, </w:t>
        </w:r>
        <w:proofErr w:type="spellStart"/>
        <w:r w:rsidR="00AA24AF">
          <w:t>chosing</w:t>
        </w:r>
        <w:proofErr w:type="spellEnd"/>
        <w:r w:rsidR="00AA24AF">
          <w:t xml:space="preserve"> </w:t>
        </w:r>
      </w:ins>
      <w:ins w:id="341" w:author="dalan" w:date="2025-07-09T23:50:00Z">
        <w:r w:rsidR="00AA24AF">
          <w:t>gaze direction, b)</w:t>
        </w:r>
      </w:ins>
      <w:ins w:id="342" w:author="dalan" w:date="2025-07-09T23:51:00Z">
        <w:r w:rsidR="00AA24AF">
          <w:t xml:space="preserve"> – </w:t>
        </w:r>
      </w:ins>
      <w:ins w:id="343" w:author="dalan" w:date="2025-07-09T23:53:00Z">
        <w:r w:rsidR="00FD667E">
          <w:t>congruent</w:t>
        </w:r>
      </w:ins>
      <w:ins w:id="344" w:author="dalan" w:date="2025-07-09T23:51:00Z">
        <w:r w:rsidR="00AA24AF">
          <w:t xml:space="preserve"> gaze cuing, c) – incongruent gaze cuing.</w:t>
        </w:r>
        <w:r w:rsidR="00C23DC9">
          <w:t xml:space="preserve"> </w:t>
        </w:r>
      </w:ins>
      <w:ins w:id="345" w:author="dalan" w:date="2025-07-09T23:52:00Z">
        <w:r w:rsidR="00C23DC9">
          <w:t>During the response window participants discriminate between colors.</w:t>
        </w:r>
      </w:ins>
      <w:ins w:id="346" w:author="dalan" w:date="2025-07-09T23:54:00Z">
        <w:r w:rsidR="00EB3727">
          <w:t xml:space="preserve"> ITI – intertrial interval.</w:t>
        </w:r>
      </w:ins>
    </w:p>
    <w:p w14:paraId="7AF6E9E6" w14:textId="77777777" w:rsidR="00524B92" w:rsidRDefault="00524B92" w:rsidP="008770EA">
      <w:pPr>
        <w:pStyle w:val="Para"/>
      </w:pPr>
    </w:p>
    <w:p w14:paraId="6D781DCE" w14:textId="67DF0D3B" w:rsidR="00524B92" w:rsidRDefault="00524B92" w:rsidP="008770EA">
      <w:pPr>
        <w:pStyle w:val="Para"/>
      </w:pPr>
      <w:r>
        <w:t xml:space="preserve">Stimuli presentation and response collection was controlled by E-prime 2.0 software </w:t>
      </w:r>
      <w:r w:rsidR="00BF7B4F">
        <w:fldChar w:fldCharType="begin"/>
      </w:r>
      <w:r w:rsidR="001B5057">
        <w:instrText xml:space="preserve"> ADDIN ZOTERO_ITEM CSL_CITATION {"citationID":"jwdkJq1Y","properties":{"formattedCitation":"[47]","plainCitation":"[47]","noteIndex":0},"citationItems":[{"id":215,"uris":["http://zotero.org/users/15023090/items/KLGCSAC8"],"itemData":{"id":215,"type":"software","event-place":"Pittsburgh, PA:","publisher":"Psychology Software Tools Inc.","publisher-place":"Pittsburgh, PA:","title":"E-Prime","version":"Version 2.0","author":[{"family":"Schneider","given":"Walter"},{"family":"Eschman","given":"Amy"},{"family":"Zuccolotto","given":"Anthony"}],"issued":{"date-parts":[["2002"]]}}}],"schema":"https://github.com/citation-style-language/schema/raw/master/csl-citation.json"} </w:instrText>
      </w:r>
      <w:r w:rsidR="00BF7B4F">
        <w:fldChar w:fldCharType="separate"/>
      </w:r>
      <w:r w:rsidR="001B5057" w:rsidRPr="001B5057">
        <w:rPr>
          <w:rFonts w:cs="Linux Libertine"/>
        </w:rPr>
        <w:t>[</w:t>
      </w:r>
      <w:ins w:id="347" w:author="Karolina Staikova" w:date="2025-07-11T00:20:00Z">
        <w:r w:rsidR="0006112F">
          <w:rPr>
            <w:rFonts w:cs="Linux Libertine"/>
          </w:rPr>
          <w:t>7</w:t>
        </w:r>
      </w:ins>
      <w:del w:id="348" w:author="Karolina Staikova" w:date="2025-07-11T00:20:00Z">
        <w:r w:rsidR="001B5057" w:rsidRPr="001B5057" w:rsidDel="0006112F">
          <w:rPr>
            <w:rFonts w:cs="Linux Libertine"/>
          </w:rPr>
          <w:delText>47</w:delText>
        </w:r>
      </w:del>
      <w:r w:rsidR="001B5057" w:rsidRPr="001B5057">
        <w:rPr>
          <w:rFonts w:cs="Linux Libertine"/>
        </w:rPr>
        <w:t>]</w:t>
      </w:r>
      <w:r w:rsidR="00BF7B4F">
        <w:fldChar w:fldCharType="end"/>
      </w:r>
      <w:r>
        <w:t xml:space="preserve">. Participants were tested individually in a sound-proof booth in front of 22-inch monitor with resolution of 1920x1080 pixels and refresh rate of 50 Hz. They were positioned at around 60 cm from the screen. Participants were asked to perform </w:t>
      </w:r>
      <w:ins w:id="349" w:author="dalan" w:date="2025-07-09T23:55:00Z">
        <w:r w:rsidR="006A7F48">
          <w:t xml:space="preserve">two </w:t>
        </w:r>
      </w:ins>
      <w:del w:id="350" w:author="dalan" w:date="2025-07-09T23:55:00Z">
        <w:r w:rsidDel="006A7F48">
          <w:delText xml:space="preserve">a dual </w:delText>
        </w:r>
      </w:del>
      <w:r>
        <w:t>task</w:t>
      </w:r>
      <w:ins w:id="351" w:author="dalan" w:date="2025-07-09T23:55:00Z">
        <w:r w:rsidR="006A7F48">
          <w:t>s</w:t>
        </w:r>
      </w:ins>
      <w:r>
        <w:t>:  First task was to either pressing a button of their choice (left vs right) to initiate gaze movement or to refrain from pressing a button and to observe the gaze movements to the left or right. To initiate gaze movement participants were asked to press either button ‘6’ (right) or ‘4’ (left) on an extended keyboard: that is, the buttons were positioned on the right of the keyboard</w:t>
      </w:r>
      <w:del w:id="352" w:author="dalan" w:date="2025-07-09T23:56:00Z">
        <w:r w:rsidDel="00EE73E7">
          <w:delText>,</w:delText>
        </w:r>
      </w:del>
      <w:r>
        <w:t xml:space="preserve"> </w:t>
      </w:r>
      <w:del w:id="353" w:author="dalan" w:date="2025-07-09T23:56:00Z">
        <w:r w:rsidDel="00EE73E7">
          <w:delText xml:space="preserve">and the </w:delText>
        </w:r>
      </w:del>
      <w:ins w:id="354" w:author="dalan" w:date="2025-07-09T23:56:00Z">
        <w:r w:rsidR="00EE73E7">
          <w:t xml:space="preserve">The </w:t>
        </w:r>
      </w:ins>
      <w:r>
        <w:t xml:space="preserve">participants were asked to press </w:t>
      </w:r>
      <w:ins w:id="355" w:author="dalan" w:date="2025-07-09T23:56:00Z">
        <w:r w:rsidR="00944AEF">
          <w:t xml:space="preserve">these </w:t>
        </w:r>
      </w:ins>
      <w:r>
        <w:t xml:space="preserve">buttons using their right hand. The second task was color discrimination: as soon as the gaze movement was over, one of the squares </w:t>
      </w:r>
      <w:ins w:id="356" w:author="dalan" w:date="2025-07-09T23:57:00Z">
        <w:r w:rsidR="006374F1">
          <w:t xml:space="preserve">positioned from both sides of the face </w:t>
        </w:r>
      </w:ins>
      <w:r>
        <w:t xml:space="preserve">was colored. Participants were asked to discriminate between colors (violet/magenta) as fast and as accurately as possible pressing a corresponding button on the computer keyboard (“a” </w:t>
      </w:r>
      <w:proofErr w:type="gramStart"/>
      <w:r>
        <w:t>or ”d</w:t>
      </w:r>
      <w:proofErr w:type="gramEnd"/>
      <w:r>
        <w:t>”)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w:t>
      </w:r>
      <w:ins w:id="357" w:author="dalan" w:date="2025-07-10T00:00:00Z">
        <w:r w:rsidR="00A1434F">
          <w:t xml:space="preserve"> with their right hand</w:t>
        </w:r>
      </w:ins>
      <w:r>
        <w:t xml:space="preserve">. The red cross stayed on the screen for a random time between 500 and 1700 </w:t>
      </w:r>
      <w:proofErr w:type="spellStart"/>
      <w:r>
        <w:t>ms.</w:t>
      </w:r>
      <w:proofErr w:type="spellEnd"/>
      <w:r>
        <w:t xml:space="preserve"> Immediately after the face appearance the eyes moved either left or right, towards one of the squares. The </w:t>
      </w:r>
      <w:r>
        <w:t xml:space="preserve">movement took 350 </w:t>
      </w:r>
      <w:proofErr w:type="spellStart"/>
      <w:r>
        <w:t>ms.</w:t>
      </w:r>
      <w:proofErr w:type="spellEnd"/>
      <w:r>
        <w:t xml:space="preserve"> In case of movement initiation by a participant, the eye movement could be either consistent with the intended</w:t>
      </w:r>
      <w:ins w:id="358" w:author="dalan" w:date="2025-07-10T00:01:00Z">
        <w:r w:rsidR="004A16E1">
          <w:t xml:space="preserve"> by participant</w:t>
        </w:r>
      </w:ins>
      <w:r>
        <w:t xml:space="preserve"> </w:t>
      </w:r>
      <w:ins w:id="359" w:author="dalan" w:date="2025-07-10T00:00:00Z">
        <w:r w:rsidR="004A16E1">
          <w:t xml:space="preserve">gaze </w:t>
        </w:r>
      </w:ins>
      <w:r>
        <w:t xml:space="preserve">direction </w:t>
      </w:r>
      <w:del w:id="360" w:author="dalan" w:date="2025-07-10T00:01:00Z">
        <w:r w:rsidDel="004A16E1">
          <w:delText xml:space="preserve">of the participants </w:delText>
        </w:r>
      </w:del>
      <w:r>
        <w:t xml:space="preserve">or inconsistent. After the eyes reach their ultimate left or right position, one of the side white squares changed its color into violet or magenta.  Participants had 1500 </w:t>
      </w:r>
      <w:proofErr w:type="spellStart"/>
      <w:r>
        <w:t>ms</w:t>
      </w:r>
      <w:proofErr w:type="spellEnd"/>
      <w:r>
        <w:t xml:space="preserve"> to respond using their left hand. The inter-trial interval was 1000 </w:t>
      </w:r>
      <w:proofErr w:type="spellStart"/>
      <w:r>
        <w:t>ms.</w:t>
      </w:r>
      <w:proofErr w:type="spellEnd"/>
    </w:p>
    <w:p w14:paraId="341C4E6A" w14:textId="77777777" w:rsidR="00524B92" w:rsidRDefault="00524B92" w:rsidP="008770EA">
      <w:pPr>
        <w:pStyle w:val="Para"/>
      </w:pPr>
      <w:r>
        <w:t xml:space="preserve">Participants first went through a practice block that consisted of 16 trials. The experimental procedure consisted of 168 trials (28 trials per condition). Trials were presented </w:t>
      </w:r>
      <w:proofErr w:type="spellStart"/>
      <w:r>
        <w:t>pseudorandomly</w:t>
      </w:r>
      <w:proofErr w:type="spellEnd"/>
      <w:r>
        <w:t xml:space="preserve"> so that there were no more than two consecutive trials with the same condition and color.  The experiment took around 10-15 minutes to complete.</w:t>
      </w:r>
    </w:p>
    <w:p w14:paraId="3CF9059C" w14:textId="77777777" w:rsidR="00524B92" w:rsidRPr="00785B9B" w:rsidRDefault="00524B92" w:rsidP="00785B9B">
      <w:pPr>
        <w:pStyle w:val="Head1"/>
      </w:pPr>
      <w:r w:rsidRPr="00785B9B">
        <w:t>Results and Discussion</w:t>
      </w:r>
    </w:p>
    <w:p w14:paraId="385907FD" w14:textId="0903488A" w:rsidR="00524B92" w:rsidRDefault="00524B92" w:rsidP="008770EA">
      <w:pPr>
        <w:pStyle w:val="Para"/>
      </w:pPr>
      <w:r>
        <w:t xml:space="preserve">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w:t>
      </w:r>
      <w:proofErr w:type="spellStart"/>
      <w:r>
        <w:t>ms</w:t>
      </w:r>
      <w:proofErr w:type="spellEnd"/>
      <w:r>
        <w:t>)</w:t>
      </w:r>
      <w:ins w:id="361" w:author="dalan" w:date="2025-07-09T16:35:00Z">
        <w:r w:rsidR="00394617">
          <w:t>.</w:t>
        </w:r>
      </w:ins>
      <w:ins w:id="362" w:author="dalan" w:date="2025-07-09T14:24:00Z">
        <w:r w:rsidR="00DC7EA1">
          <w:t xml:space="preserve"> </w:t>
        </w:r>
      </w:ins>
      <w:ins w:id="363" w:author="dalan" w:date="2025-07-09T16:35:00Z">
        <w:r w:rsidR="00394617">
          <w:t>T</w:t>
        </w:r>
      </w:ins>
      <w:ins w:id="364" w:author="dalan" w:date="2025-07-09T14:24:00Z">
        <w:r w:rsidR="00DC7EA1">
          <w:t xml:space="preserve">hat is, we left </w:t>
        </w:r>
        <w:r w:rsidR="006F66CB">
          <w:t>data of</w:t>
        </w:r>
      </w:ins>
      <w:ins w:id="365" w:author="dalan" w:date="2025-07-09T20:33:00Z">
        <w:r w:rsidR="00E03F09">
          <w:t xml:space="preserve"> only</w:t>
        </w:r>
      </w:ins>
      <w:ins w:id="366" w:author="dalan" w:date="2025-07-09T14:24:00Z">
        <w:r w:rsidR="006F66CB">
          <w:t xml:space="preserve"> </w:t>
        </w:r>
      </w:ins>
      <w:ins w:id="367" w:author="dalan" w:date="2025-07-09T14:25:00Z">
        <w:r w:rsidR="006F66CB">
          <w:t>those</w:t>
        </w:r>
      </w:ins>
      <w:ins w:id="368" w:author="dalan" w:date="2025-07-09T14:24:00Z">
        <w:r w:rsidR="00DC7EA1">
          <w:t xml:space="preserve"> participants for whom the </w:t>
        </w:r>
      </w:ins>
      <w:ins w:id="369" w:author="dalan" w:date="2025-07-10T00:03:00Z">
        <w:r w:rsidR="00592F80">
          <w:t xml:space="preserve">color discrimination </w:t>
        </w:r>
      </w:ins>
      <w:ins w:id="370" w:author="dalan" w:date="2025-07-09T14:24:00Z">
        <w:r w:rsidR="00DC7EA1">
          <w:t>task was considerably easy</w:t>
        </w:r>
      </w:ins>
      <w:r>
        <w:t xml:space="preserve">. A post-hoc power analysis indicated that with the remaining sample size (24 participants) our experiment had sufficient power to detect even a small effect (power = 0.91 for an effect size f = 0.25). The post-hoc power analysis was conducted using G*Power 3.1.9.6 </w:t>
      </w:r>
      <w:r w:rsidR="00BF7B4F">
        <w:fldChar w:fldCharType="begin"/>
      </w:r>
      <w:r w:rsidR="001B5057">
        <w:instrText xml:space="preserve"> ADDIN ZOTERO_ITEM CSL_CITATION {"citationID":"GKMJXHuO","properties":{"formattedCitation":"[48]","plainCitation":"[48]","noteIndex":0},"citationItems":[{"id":216,"uris":["http://zotero.org/users/15023090/items/ZKTCNALJ"],"itemData":{"id":216,"type":"article-journal","container-title":"Behavior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00BF7B4F">
        <w:fldChar w:fldCharType="separate"/>
      </w:r>
      <w:r w:rsidR="001B5057" w:rsidRPr="001B5057">
        <w:rPr>
          <w:rFonts w:cs="Linux Libertine"/>
        </w:rPr>
        <w:t>[</w:t>
      </w:r>
      <w:ins w:id="371" w:author="Karolina Staikova" w:date="2025-07-11T00:22:00Z">
        <w:r w:rsidR="0006112F">
          <w:rPr>
            <w:rFonts w:cs="Linux Libertine"/>
          </w:rPr>
          <w:t>12</w:t>
        </w:r>
      </w:ins>
      <w:del w:id="372" w:author="Karolina Staikova" w:date="2025-07-11T00:22:00Z">
        <w:r w:rsidR="001B5057" w:rsidRPr="001B5057" w:rsidDel="0006112F">
          <w:rPr>
            <w:rFonts w:cs="Linux Libertine"/>
          </w:rPr>
          <w:delText>48</w:delText>
        </w:r>
      </w:del>
      <w:r w:rsidR="001B5057" w:rsidRPr="001B5057">
        <w:rPr>
          <w:rFonts w:cs="Linux Libertine"/>
        </w:rPr>
        <w:t>]</w:t>
      </w:r>
      <w:r w:rsidR="00BF7B4F">
        <w:fldChar w:fldCharType="end"/>
      </w:r>
      <w:r>
        <w:t>.</w:t>
      </w:r>
    </w:p>
    <w:p w14:paraId="4A945857" w14:textId="4451624F" w:rsidR="00524B92" w:rsidRDefault="00524B92" w:rsidP="008770EA">
      <w:pPr>
        <w:pStyle w:val="Para"/>
      </w:pPr>
      <w:r>
        <w:t xml:space="preserve">From the remaining data of 24 participants’ erroneous responses (7.1%) and outliers (5.06%) with RT outside of ± 2SD per participant and per condition means were excluded from the RT analysis. The data were averaged by subject and then </w:t>
      </w:r>
      <w:proofErr w:type="gramStart"/>
      <w:r>
        <w:t>entered into</w:t>
      </w:r>
      <w:proofErr w:type="gramEnd"/>
      <w:r>
        <w:t xml:space="preserve"> repeated measures ANOVA (</w:t>
      </w:r>
      <w:proofErr w:type="spellStart"/>
      <w:r>
        <w:t>rANOVA</w:t>
      </w:r>
      <w:proofErr w:type="spellEnd"/>
      <w:r>
        <w:t>) with action-outcome consistency and gaze cueing</w:t>
      </w:r>
      <w:ins w:id="373" w:author="dalan" w:date="2025-07-10T00:03:00Z">
        <w:r w:rsidR="00E73C47">
          <w:t xml:space="preserve"> congruency</w:t>
        </w:r>
      </w:ins>
      <w:r>
        <w:t xml:space="preserve"> as within-subject variables. </w:t>
      </w:r>
      <w:ins w:id="374" w:author="dalan" w:date="2025-07-09T14:23:00Z">
        <w:r w:rsidR="003F31A3">
          <w:t xml:space="preserve">Corrected </w:t>
        </w:r>
      </w:ins>
      <w:r>
        <w:t>Bonferroni post-hoc test was applied where appropriate. Table 1 presents descriptive statistics per condition.</w:t>
      </w:r>
    </w:p>
    <w:p w14:paraId="380DDCDE" w14:textId="77777777" w:rsidR="00524B92" w:rsidRDefault="00524B92" w:rsidP="008770EA">
      <w:pPr>
        <w:pStyle w:val="Para"/>
      </w:pPr>
    </w:p>
    <w:tbl>
      <w:tblPr>
        <w:tblStyle w:val="TableGrid"/>
        <w:tblW w:w="4787" w:type="dxa"/>
        <w:tblLook w:val="04A0" w:firstRow="1" w:lastRow="0" w:firstColumn="1" w:lastColumn="0" w:noHBand="0" w:noVBand="1"/>
      </w:tblPr>
      <w:tblGrid>
        <w:gridCol w:w="1376"/>
        <w:gridCol w:w="1677"/>
        <w:gridCol w:w="1734"/>
      </w:tblGrid>
      <w:tr w:rsidR="00524B92" w:rsidRPr="0096437A" w14:paraId="378388AE" w14:textId="77777777" w:rsidTr="00080FCF">
        <w:trPr>
          <w:trHeight w:val="304"/>
        </w:trPr>
        <w:tc>
          <w:tcPr>
            <w:tcW w:w="1183" w:type="dxa"/>
            <w:tcBorders>
              <w:left w:val="nil"/>
              <w:bottom w:val="single" w:sz="4" w:space="0" w:color="auto"/>
              <w:right w:val="nil"/>
            </w:tcBorders>
            <w:vAlign w:val="center"/>
          </w:tcPr>
          <w:p w14:paraId="06DF13A2" w14:textId="77777777" w:rsidR="00524B92" w:rsidRDefault="00524B92" w:rsidP="00080FCF">
            <w:pPr>
              <w:rPr>
                <w:b/>
                <w:bCs/>
              </w:rPr>
            </w:pPr>
          </w:p>
        </w:tc>
        <w:tc>
          <w:tcPr>
            <w:tcW w:w="3604" w:type="dxa"/>
            <w:gridSpan w:val="2"/>
            <w:tcBorders>
              <w:left w:val="nil"/>
              <w:bottom w:val="single" w:sz="4" w:space="0" w:color="auto"/>
              <w:right w:val="nil"/>
            </w:tcBorders>
            <w:vAlign w:val="center"/>
          </w:tcPr>
          <w:p w14:paraId="3700DF4E" w14:textId="77777777" w:rsidR="00524B92" w:rsidRDefault="00524B92" w:rsidP="00080FCF">
            <w:pPr>
              <w:rPr>
                <w:b/>
                <w:bCs/>
              </w:rPr>
            </w:pPr>
            <w:r>
              <w:rPr>
                <w:b/>
                <w:bCs/>
              </w:rPr>
              <w:t xml:space="preserve">                       Gaze Cueing</w:t>
            </w:r>
          </w:p>
        </w:tc>
      </w:tr>
      <w:tr w:rsidR="00524B92" w:rsidRPr="0096437A" w14:paraId="46F5314C" w14:textId="77777777" w:rsidTr="00080FCF">
        <w:trPr>
          <w:trHeight w:val="304"/>
        </w:trPr>
        <w:tc>
          <w:tcPr>
            <w:tcW w:w="1183" w:type="dxa"/>
            <w:tcBorders>
              <w:left w:val="nil"/>
              <w:bottom w:val="single" w:sz="4" w:space="0" w:color="auto"/>
              <w:right w:val="nil"/>
            </w:tcBorders>
            <w:vAlign w:val="center"/>
          </w:tcPr>
          <w:p w14:paraId="4C1F50C7" w14:textId="77777777" w:rsidR="00524B92" w:rsidRPr="0096437A" w:rsidRDefault="00524B92" w:rsidP="00080FCF">
            <w:pPr>
              <w:rPr>
                <w:b/>
                <w:bCs/>
              </w:rPr>
            </w:pPr>
            <w:r>
              <w:rPr>
                <w:b/>
                <w:bCs/>
              </w:rPr>
              <w:t>Action-Outcome</w:t>
            </w:r>
          </w:p>
        </w:tc>
        <w:tc>
          <w:tcPr>
            <w:tcW w:w="1790" w:type="dxa"/>
            <w:tcBorders>
              <w:left w:val="nil"/>
              <w:bottom w:val="single" w:sz="4" w:space="0" w:color="auto"/>
              <w:right w:val="nil"/>
            </w:tcBorders>
            <w:vAlign w:val="center"/>
          </w:tcPr>
          <w:p w14:paraId="686ACCC4" w14:textId="77777777" w:rsidR="00524B92" w:rsidRPr="0096437A" w:rsidRDefault="00524B92" w:rsidP="00080FCF">
            <w:pPr>
              <w:rPr>
                <w:b/>
                <w:bCs/>
              </w:rPr>
            </w:pPr>
            <w:r>
              <w:rPr>
                <w:b/>
                <w:bCs/>
              </w:rPr>
              <w:t>Congruent</w:t>
            </w:r>
          </w:p>
        </w:tc>
        <w:tc>
          <w:tcPr>
            <w:tcW w:w="1814" w:type="dxa"/>
            <w:tcBorders>
              <w:left w:val="nil"/>
              <w:bottom w:val="single" w:sz="4" w:space="0" w:color="auto"/>
              <w:right w:val="nil"/>
            </w:tcBorders>
            <w:vAlign w:val="center"/>
          </w:tcPr>
          <w:p w14:paraId="643E5950" w14:textId="77777777" w:rsidR="00524B92" w:rsidRPr="0096437A" w:rsidRDefault="00524B92" w:rsidP="00080FCF">
            <w:pPr>
              <w:rPr>
                <w:b/>
                <w:bCs/>
              </w:rPr>
            </w:pPr>
            <w:r>
              <w:rPr>
                <w:b/>
                <w:bCs/>
              </w:rPr>
              <w:t>Incongruent</w:t>
            </w:r>
          </w:p>
        </w:tc>
      </w:tr>
      <w:tr w:rsidR="00524B92" w:rsidRPr="0096437A" w14:paraId="28C3A9DB" w14:textId="77777777" w:rsidTr="00080FCF">
        <w:trPr>
          <w:trHeight w:val="304"/>
        </w:trPr>
        <w:tc>
          <w:tcPr>
            <w:tcW w:w="1183" w:type="dxa"/>
            <w:tcBorders>
              <w:left w:val="nil"/>
              <w:bottom w:val="nil"/>
              <w:right w:val="nil"/>
            </w:tcBorders>
            <w:vAlign w:val="center"/>
          </w:tcPr>
          <w:p w14:paraId="47710547" w14:textId="77777777" w:rsidR="00524B92" w:rsidRPr="0096437A" w:rsidRDefault="00524B92" w:rsidP="00080FCF">
            <w:r>
              <w:t>Consistent</w:t>
            </w:r>
          </w:p>
        </w:tc>
        <w:tc>
          <w:tcPr>
            <w:tcW w:w="1790" w:type="dxa"/>
            <w:tcBorders>
              <w:left w:val="nil"/>
              <w:bottom w:val="nil"/>
              <w:right w:val="nil"/>
            </w:tcBorders>
            <w:vAlign w:val="center"/>
          </w:tcPr>
          <w:p w14:paraId="55E4585F" w14:textId="77777777" w:rsidR="00524B92" w:rsidRPr="0096437A" w:rsidRDefault="00524B92" w:rsidP="00080FCF">
            <w:r>
              <w:t>546</w:t>
            </w:r>
            <w:r w:rsidRPr="0096437A">
              <w:t>(</w:t>
            </w:r>
            <w:r>
              <w:t>78</w:t>
            </w:r>
            <w:r w:rsidRPr="0096437A">
              <w:t xml:space="preserve">), </w:t>
            </w:r>
            <w:r>
              <w:t>514</w:t>
            </w:r>
            <w:r w:rsidRPr="0096437A">
              <w:t>–</w:t>
            </w:r>
            <w:r>
              <w:t>579</w:t>
            </w:r>
          </w:p>
        </w:tc>
        <w:tc>
          <w:tcPr>
            <w:tcW w:w="1814" w:type="dxa"/>
            <w:tcBorders>
              <w:left w:val="nil"/>
              <w:bottom w:val="nil"/>
              <w:right w:val="nil"/>
            </w:tcBorders>
            <w:vAlign w:val="center"/>
          </w:tcPr>
          <w:p w14:paraId="341F1DB6" w14:textId="77777777" w:rsidR="00524B92" w:rsidRPr="0096437A" w:rsidRDefault="00524B92" w:rsidP="00080FCF">
            <w:r>
              <w:t>594</w:t>
            </w:r>
            <w:r w:rsidRPr="0096437A">
              <w:t>(</w:t>
            </w:r>
            <w:r>
              <w:t>87</w:t>
            </w:r>
            <w:r w:rsidRPr="0096437A">
              <w:t xml:space="preserve">), </w:t>
            </w:r>
            <w:r>
              <w:t>558</w:t>
            </w:r>
            <w:r w:rsidRPr="0096437A">
              <w:t>–</w:t>
            </w:r>
            <w:r>
              <w:t>631</w:t>
            </w:r>
          </w:p>
        </w:tc>
      </w:tr>
      <w:tr w:rsidR="00524B92" w:rsidRPr="0096437A" w14:paraId="01B8CA05" w14:textId="77777777" w:rsidTr="00080FCF">
        <w:trPr>
          <w:trHeight w:val="304"/>
        </w:trPr>
        <w:tc>
          <w:tcPr>
            <w:tcW w:w="1183" w:type="dxa"/>
            <w:tcBorders>
              <w:top w:val="nil"/>
              <w:left w:val="nil"/>
              <w:bottom w:val="nil"/>
              <w:right w:val="nil"/>
            </w:tcBorders>
            <w:vAlign w:val="center"/>
          </w:tcPr>
          <w:p w14:paraId="75580F1F" w14:textId="77777777" w:rsidR="00524B92" w:rsidRPr="0096437A" w:rsidRDefault="00524B92" w:rsidP="00080FCF">
            <w:r>
              <w:t>Inconsistent</w:t>
            </w:r>
          </w:p>
        </w:tc>
        <w:tc>
          <w:tcPr>
            <w:tcW w:w="1790" w:type="dxa"/>
            <w:tcBorders>
              <w:top w:val="nil"/>
              <w:left w:val="nil"/>
              <w:bottom w:val="nil"/>
              <w:right w:val="nil"/>
            </w:tcBorders>
            <w:vAlign w:val="center"/>
          </w:tcPr>
          <w:p w14:paraId="4E490CED" w14:textId="77777777" w:rsidR="00524B92" w:rsidRPr="0096437A" w:rsidRDefault="00524B92" w:rsidP="00080FCF">
            <w:r>
              <w:t>560</w:t>
            </w:r>
            <w:r w:rsidRPr="0096437A">
              <w:t>(</w:t>
            </w:r>
            <w:r>
              <w:t>77</w:t>
            </w:r>
            <w:r w:rsidRPr="0096437A">
              <w:t xml:space="preserve">), </w:t>
            </w:r>
            <w:r>
              <w:t>528</w:t>
            </w:r>
            <w:r w:rsidRPr="0096437A">
              <w:t>–</w:t>
            </w:r>
            <w:r>
              <w:t>593</w:t>
            </w:r>
          </w:p>
        </w:tc>
        <w:tc>
          <w:tcPr>
            <w:tcW w:w="1814" w:type="dxa"/>
            <w:tcBorders>
              <w:top w:val="nil"/>
              <w:left w:val="nil"/>
              <w:bottom w:val="nil"/>
              <w:right w:val="nil"/>
            </w:tcBorders>
            <w:vAlign w:val="center"/>
          </w:tcPr>
          <w:p w14:paraId="6381B2E4" w14:textId="77777777" w:rsidR="00524B92" w:rsidRPr="0096437A" w:rsidRDefault="00524B92" w:rsidP="00080FCF">
            <w:r>
              <w:t>583</w:t>
            </w:r>
            <w:r w:rsidRPr="0096437A">
              <w:t>(</w:t>
            </w:r>
            <w:r>
              <w:t>86</w:t>
            </w:r>
            <w:r w:rsidRPr="0096437A">
              <w:t xml:space="preserve">), </w:t>
            </w:r>
            <w:r>
              <w:t>547</w:t>
            </w:r>
            <w:r w:rsidRPr="0096437A">
              <w:t>–</w:t>
            </w:r>
            <w:r>
              <w:t>620</w:t>
            </w:r>
          </w:p>
        </w:tc>
      </w:tr>
      <w:tr w:rsidR="00524B92" w:rsidRPr="0096437A" w14:paraId="00073F4A" w14:textId="77777777" w:rsidTr="00080FCF">
        <w:trPr>
          <w:trHeight w:val="304"/>
        </w:trPr>
        <w:tc>
          <w:tcPr>
            <w:tcW w:w="1183" w:type="dxa"/>
            <w:tcBorders>
              <w:top w:val="nil"/>
              <w:left w:val="nil"/>
              <w:bottom w:val="single" w:sz="4" w:space="0" w:color="auto"/>
              <w:right w:val="nil"/>
            </w:tcBorders>
            <w:vAlign w:val="center"/>
          </w:tcPr>
          <w:p w14:paraId="292AD897" w14:textId="77777777" w:rsidR="00524B92" w:rsidRPr="0096437A" w:rsidRDefault="00524B92" w:rsidP="00080FCF">
            <w:r>
              <w:t>Control</w:t>
            </w:r>
          </w:p>
        </w:tc>
        <w:tc>
          <w:tcPr>
            <w:tcW w:w="1790" w:type="dxa"/>
            <w:tcBorders>
              <w:top w:val="nil"/>
              <w:left w:val="nil"/>
              <w:bottom w:val="single" w:sz="4" w:space="0" w:color="auto"/>
              <w:right w:val="nil"/>
            </w:tcBorders>
            <w:vAlign w:val="center"/>
          </w:tcPr>
          <w:p w14:paraId="6BC3EA3A" w14:textId="77777777" w:rsidR="00524B92" w:rsidRPr="0096437A" w:rsidRDefault="00524B92" w:rsidP="00080FCF">
            <w:r>
              <w:t>586</w:t>
            </w:r>
            <w:r w:rsidRPr="0096437A">
              <w:t>(</w:t>
            </w:r>
            <w:r>
              <w:t>92</w:t>
            </w:r>
            <w:r w:rsidRPr="0096437A">
              <w:t xml:space="preserve">), </w:t>
            </w:r>
            <w:r>
              <w:t>547</w:t>
            </w:r>
            <w:r w:rsidRPr="0096437A">
              <w:t>–</w:t>
            </w:r>
            <w:r>
              <w:t>625</w:t>
            </w:r>
          </w:p>
        </w:tc>
        <w:tc>
          <w:tcPr>
            <w:tcW w:w="1814" w:type="dxa"/>
            <w:tcBorders>
              <w:top w:val="nil"/>
              <w:left w:val="nil"/>
              <w:bottom w:val="single" w:sz="4" w:space="0" w:color="auto"/>
              <w:right w:val="nil"/>
            </w:tcBorders>
            <w:vAlign w:val="center"/>
          </w:tcPr>
          <w:p w14:paraId="55FDADF4" w14:textId="77777777" w:rsidR="00524B92" w:rsidRPr="0096437A" w:rsidRDefault="00524B92" w:rsidP="00080FCF">
            <w:r>
              <w:t>603</w:t>
            </w:r>
            <w:r w:rsidRPr="0096437A">
              <w:t>(9</w:t>
            </w:r>
            <w:r>
              <w:t>3</w:t>
            </w:r>
            <w:r w:rsidRPr="0096437A">
              <w:t xml:space="preserve">), </w:t>
            </w:r>
            <w:r>
              <w:t>564</w:t>
            </w:r>
            <w:r w:rsidRPr="0096437A">
              <w:t>–</w:t>
            </w:r>
            <w:r>
              <w:t>643</w:t>
            </w:r>
          </w:p>
        </w:tc>
      </w:tr>
    </w:tbl>
    <w:p w14:paraId="31139E99" w14:textId="77777777" w:rsidR="00524B92" w:rsidRDefault="00524B92" w:rsidP="00115341">
      <w:pPr>
        <w:pStyle w:val="TableCaption"/>
        <w:jc w:val="both"/>
      </w:pPr>
      <w:r>
        <w:t xml:space="preserve">Table 1: Mean RTs, standard deviations (SD) in parentheses, and 95% confidence intervals (CI) per condition, </w:t>
      </w:r>
      <w:proofErr w:type="spellStart"/>
      <w:r>
        <w:t>ms.</w:t>
      </w:r>
      <w:proofErr w:type="spellEnd"/>
    </w:p>
    <w:p w14:paraId="58B82D92" w14:textId="041BBFE1" w:rsidR="00524B92" w:rsidRDefault="00524B92" w:rsidP="008770EA">
      <w:pPr>
        <w:pStyle w:val="Para"/>
      </w:pPr>
      <w:proofErr w:type="spellStart"/>
      <w:r>
        <w:lastRenderedPageBreak/>
        <w:t>rANOVA</w:t>
      </w:r>
      <w:proofErr w:type="spellEnd"/>
      <w:r>
        <w:t xml:space="preserve"> obtained </w:t>
      </w:r>
      <w:r w:rsidRPr="00DC7F49">
        <w:t xml:space="preserve">a significant main effect of </w:t>
      </w:r>
      <w:r>
        <w:t xml:space="preserve">gaze cueing </w:t>
      </w:r>
      <w:r w:rsidRPr="00DC7F49">
        <w:t>(</w:t>
      </w:r>
      <w:proofErr w:type="gramStart"/>
      <w:r>
        <w:t>F(</w:t>
      </w:r>
      <w:proofErr w:type="gramEnd"/>
      <w:r>
        <w:t xml:space="preserve">1,23)=32.31,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w:t>
      </w:r>
      <w:proofErr w:type="spellStart"/>
      <w:r>
        <w:t>ms</w:t>
      </w:r>
      <w:proofErr w:type="spellEnd"/>
      <w:r>
        <w:t xml:space="preserve">) than in incongruent condition (594 </w:t>
      </w:r>
      <w:proofErr w:type="spellStart"/>
      <w:r>
        <w:t>ms</w:t>
      </w:r>
      <w:proofErr w:type="spellEnd"/>
      <w:r>
        <w:t xml:space="preserve">). Main effect of </w:t>
      </w:r>
      <w:r w:rsidRPr="00522F14">
        <w:rPr>
          <w:rPrChange w:id="375" w:author="dalan" w:date="2025-07-10T00:05:00Z">
            <w:rPr>
              <w:highlight w:val="yellow"/>
            </w:rPr>
          </w:rPrChange>
        </w:rPr>
        <w:t>action</w:t>
      </w:r>
      <w:r>
        <w:t xml:space="preserve">-outcome consistency was also significant </w:t>
      </w:r>
      <w:r w:rsidRPr="00DC7F49">
        <w:t>(</w:t>
      </w:r>
      <w:proofErr w:type="gramStart"/>
      <w:r>
        <w:t>F(</w:t>
      </w:r>
      <w:proofErr w:type="gramEnd"/>
      <w:r>
        <w:t xml:space="preserve">2,46)=5.96, p=0.005, </w:t>
      </w:r>
      <w:r w:rsidRPr="00890E05">
        <w:t>η</w:t>
      </w:r>
      <w:r w:rsidRPr="00890E05">
        <w:rPr>
          <w:vertAlign w:val="subscript"/>
        </w:rPr>
        <w:t>p</w:t>
      </w:r>
      <w:r w:rsidRPr="00890E05">
        <w:rPr>
          <w:vertAlign w:val="superscript"/>
        </w:rPr>
        <w:t>2</w:t>
      </w:r>
      <w:r>
        <w:t>=0.21</w:t>
      </w:r>
      <w:r w:rsidRPr="00067881">
        <w:t>)</w:t>
      </w:r>
      <w:r>
        <w:t xml:space="preserve">. A post-hoc analysis showed that the control condition (595 </w:t>
      </w:r>
      <w:proofErr w:type="spellStart"/>
      <w:r>
        <w:t>ms</w:t>
      </w:r>
      <w:proofErr w:type="spellEnd"/>
      <w:r>
        <w:t xml:space="preserve">) produced slower responses than the consistent (570 </w:t>
      </w:r>
      <w:proofErr w:type="spellStart"/>
      <w:r>
        <w:t>ms</w:t>
      </w:r>
      <w:proofErr w:type="spellEnd"/>
      <w:r>
        <w:t xml:space="preserve">, p=0.027) and inconsistent (572 </w:t>
      </w:r>
      <w:proofErr w:type="spellStart"/>
      <w:r>
        <w:t>ms</w:t>
      </w:r>
      <w:proofErr w:type="spellEnd"/>
      <w:r>
        <w:t>, p=0.042) conditions. There was no difference between consistent and inconsistent conditions (p=0.776). Most importantly</w:t>
      </w:r>
      <w:r w:rsidRPr="00FB4FB1">
        <w:t>, a significant two-way interaction (</w:t>
      </w:r>
      <w:proofErr w:type="gramStart"/>
      <w:r>
        <w:t>F(</w:t>
      </w:r>
      <w:proofErr w:type="gramEnd"/>
      <w:r>
        <w:t>2,46)=3.82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 xml:space="preserve">a significant gaze cueing congruence effect in action consistent condition (48 </w:t>
      </w:r>
      <w:proofErr w:type="spellStart"/>
      <w:r>
        <w:t>ms</w:t>
      </w:r>
      <w:proofErr w:type="spellEnd"/>
      <w:r>
        <w:t xml:space="preserve">, difference between incongruent and congruent, p=0.001) as well as a congruence effect in </w:t>
      </w:r>
      <w:del w:id="376" w:author="dalan" w:date="2025-07-10T00:08:00Z">
        <w:r w:rsidDel="00F7098C">
          <w:delText xml:space="preserve">action </w:delText>
        </w:r>
      </w:del>
      <w:r>
        <w:t>inconsistent</w:t>
      </w:r>
      <w:ins w:id="377" w:author="dalan" w:date="2025-07-10T00:08:00Z">
        <w:r w:rsidR="00F7098C">
          <w:t xml:space="preserve"> action-outcome</w:t>
        </w:r>
      </w:ins>
      <w:r>
        <w:t xml:space="preserve"> condition (23 </w:t>
      </w:r>
      <w:proofErr w:type="spellStart"/>
      <w:r>
        <w:t>ms</w:t>
      </w:r>
      <w:proofErr w:type="spellEnd"/>
      <w:r>
        <w:t xml:space="preserve">, p=0.036). Surprisingly, there were no </w:t>
      </w:r>
      <w:ins w:id="378" w:author="dalan" w:date="2025-07-10T00:06:00Z">
        <w:r w:rsidR="00E02B2A">
          <w:t xml:space="preserve">significant </w:t>
        </w:r>
      </w:ins>
      <w:r>
        <w:t xml:space="preserve">congruence effect in the control condition (17 </w:t>
      </w:r>
      <w:proofErr w:type="spellStart"/>
      <w:r>
        <w:t>ms</w:t>
      </w:r>
      <w:proofErr w:type="spellEnd"/>
      <w:r>
        <w:t>, p=0</w:t>
      </w:r>
      <w:ins w:id="379" w:author="dalan" w:date="2025-07-08T17:05:00Z">
        <w:r w:rsidR="00A50462">
          <w:t>.</w:t>
        </w:r>
      </w:ins>
      <w:r>
        <w:t xml:space="preserve">359). In addition, </w:t>
      </w:r>
      <w:del w:id="380" w:author="dalan" w:date="2025-07-10T00:07:00Z">
        <w:r w:rsidDel="009C2FCA">
          <w:delText xml:space="preserve">and less importantly, </w:delText>
        </w:r>
      </w:del>
      <w:r>
        <w:t xml:space="preserve">Bonferroni post-hoc test found significant difference between </w:t>
      </w:r>
      <w:del w:id="381" w:author="dalan" w:date="2025-07-10T00:07:00Z">
        <w:r w:rsidDel="00E267F2">
          <w:delText>congruent action</w:delText>
        </w:r>
      </w:del>
      <w:r>
        <w:t xml:space="preserve"> consistent</w:t>
      </w:r>
      <w:ins w:id="382" w:author="dalan" w:date="2025-07-10T00:07:00Z">
        <w:r w:rsidR="00E267F2">
          <w:t xml:space="preserve"> action-outcome</w:t>
        </w:r>
      </w:ins>
      <w:r>
        <w:t xml:space="preserve"> and control (p=0.039) and incongruent control (p&lt;0.001). The difference between the three mean conditions in incongruent gaze cue was insignificant (all </w:t>
      </w:r>
      <w:proofErr w:type="spellStart"/>
      <w:r>
        <w:t>ps</w:t>
      </w:r>
      <w:proofErr w:type="spellEnd"/>
      <w:r>
        <w:t>&gt;0.8) (cf. Figure 2).</w:t>
      </w:r>
    </w:p>
    <w:p w14:paraId="2CB92749" w14:textId="77777777" w:rsidR="00524B92" w:rsidRDefault="00524B92" w:rsidP="008770EA">
      <w:pPr>
        <w:pStyle w:val="Para"/>
      </w:pPr>
    </w:p>
    <w:p w14:paraId="5624EEEA" w14:textId="77777777" w:rsidR="00524B92" w:rsidRDefault="00524B92" w:rsidP="00524B92">
      <w:pPr>
        <w:pStyle w:val="Image"/>
      </w:pPr>
      <w:r w:rsidRPr="00524B92">
        <w:rPr>
          <w:noProof/>
        </w:rPr>
        <w:drawing>
          <wp:inline distT="0" distB="0" distL="0" distR="0" wp14:anchorId="6392AB19" wp14:editId="0CBAC317">
            <wp:extent cx="2127250" cy="2069634"/>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7">
                      <a:extLst>
                        <a:ext uri="{28A0092B-C50C-407E-A947-70E740481C1C}">
                          <a14:useLocalDpi xmlns:a14="http://schemas.microsoft.com/office/drawing/2010/main" val="0"/>
                        </a:ext>
                      </a:extLst>
                    </a:blip>
                    <a:stretch>
                      <a:fillRect/>
                    </a:stretch>
                  </pic:blipFill>
                  <pic:spPr>
                    <a:xfrm>
                      <a:off x="0" y="0"/>
                      <a:ext cx="2141747" cy="2083738"/>
                    </a:xfrm>
                    <a:prstGeom prst="rect">
                      <a:avLst/>
                    </a:prstGeom>
                  </pic:spPr>
                </pic:pic>
              </a:graphicData>
            </a:graphic>
          </wp:inline>
        </w:drawing>
      </w:r>
    </w:p>
    <w:p w14:paraId="61EE6737" w14:textId="77777777" w:rsidR="00524B92" w:rsidRDefault="00524B92">
      <w:pPr>
        <w:pStyle w:val="FigureCaption"/>
      </w:pPr>
      <w:r>
        <w:t>Figure 2: A gaze cuing by action consistency interaction. Vertical bars denote 95% CI.</w:t>
      </w:r>
      <w:r w:rsidRPr="00524B92">
        <w:t xml:space="preserve"> * p&lt;0.05; ** p&lt;0.01.</w:t>
      </w:r>
      <w:r>
        <w:t xml:space="preserve">   </w:t>
      </w:r>
    </w:p>
    <w:p w14:paraId="11FA8B84" w14:textId="0186CF11" w:rsidR="00524B92" w:rsidRPr="00115341" w:rsidRDefault="00524B92" w:rsidP="008770EA">
      <w:pPr>
        <w:pStyle w:val="Para"/>
        <w:rPr>
          <w:highlight w:val="yellow"/>
        </w:rPr>
      </w:pPr>
      <w:r>
        <w:t>Overall, the results suggested that the gaze cueing was affected by action</w:t>
      </w:r>
      <w:ins w:id="383" w:author="dalan" w:date="2025-07-10T00:10:00Z">
        <w:r w:rsidR="003F4607">
          <w:t>-outcome</w:t>
        </w:r>
      </w:ins>
      <w:r>
        <w:t xml:space="preserve"> consistenc</w:t>
      </w:r>
      <w:ins w:id="384" w:author="dalan" w:date="2025-07-10T00:10:00Z">
        <w:r w:rsidR="003F4607">
          <w:t>y</w:t>
        </w:r>
      </w:ins>
      <w:del w:id="385" w:author="dalan" w:date="2025-07-10T00:10:00Z">
        <w:r w:rsidDel="003F4607">
          <w:delText>e</w:delText>
        </w:r>
      </w:del>
      <w:r>
        <w:t xml:space="preserve">. In particular, the </w:t>
      </w:r>
      <w:ins w:id="386" w:author="dalan" w:date="2025-07-10T00:11:00Z">
        <w:r w:rsidR="00A55382">
          <w:t xml:space="preserve">consistent </w:t>
        </w:r>
      </w:ins>
      <w:r>
        <w:t xml:space="preserve">action-outcome </w:t>
      </w:r>
      <w:del w:id="387" w:author="dalan" w:date="2025-07-10T00:11:00Z">
        <w:r w:rsidDel="00A55382">
          <w:delText xml:space="preserve">consistent </w:delText>
        </w:r>
      </w:del>
      <w:r>
        <w:t xml:space="preserve">condition made the effect two times larger than in </w:t>
      </w:r>
      <w:del w:id="388" w:author="dalan" w:date="2025-07-10T00:11:00Z">
        <w:r w:rsidDel="00A55382">
          <w:delText xml:space="preserve">action </w:delText>
        </w:r>
      </w:del>
      <w:r>
        <w:t>inconsistent</w:t>
      </w:r>
      <w:ins w:id="389" w:author="dalan" w:date="2025-07-10T00:11:00Z">
        <w:r w:rsidR="00A55382">
          <w:t xml:space="preserve"> action-</w:t>
        </w:r>
        <w:proofErr w:type="spellStart"/>
        <w:r w:rsidR="00A55382">
          <w:t>outcome</w:t>
        </w:r>
      </w:ins>
      <w:del w:id="390" w:author="dalan" w:date="2025-07-10T00:11:00Z">
        <w:r w:rsidDel="00A55382">
          <w:delText xml:space="preserve"> </w:delText>
        </w:r>
      </w:del>
      <w:r>
        <w:t>condition</w:t>
      </w:r>
      <w:proofErr w:type="spellEnd"/>
      <w:r>
        <w:t xml:space="preserve"> (43 vs 23 </w:t>
      </w:r>
      <w:proofErr w:type="spellStart"/>
      <w:r>
        <w:t>ms</w:t>
      </w:r>
      <w:proofErr w:type="spellEnd"/>
      <w:r>
        <w:t xml:space="preserve">). This result is in line with </w:t>
      </w:r>
      <w:del w:id="391" w:author="dalan" w:date="2025-07-10T00:12:00Z">
        <w:r w:rsidRPr="00115341" w:rsidDel="0071778C">
          <w:rPr>
            <w:highlight w:val="yellow"/>
          </w:rPr>
          <w:delText>XXX</w:delText>
        </w:r>
        <w:r w:rsidR="000332B5" w:rsidDel="0071778C">
          <w:delText>(</w:delText>
        </w:r>
        <w:r w:rsidR="000332B5" w:rsidRPr="0071778C" w:rsidDel="0071778C">
          <w:rPr>
            <w:rPrChange w:id="392" w:author="dalan" w:date="2025-07-10T00:12:00Z">
              <w:rPr>
                <w:highlight w:val="darkCyan"/>
              </w:rPr>
            </w:rPrChange>
          </w:rPr>
          <w:delText>previous literature,</w:delText>
        </w:r>
      </w:del>
      <w:ins w:id="393" w:author="dalan" w:date="2025-07-10T00:12:00Z">
        <w:r w:rsidR="0071778C">
          <w:t>data</w:t>
        </w:r>
      </w:ins>
      <w:r w:rsidR="000332B5" w:rsidRPr="0071778C">
        <w:rPr>
          <w:rPrChange w:id="394" w:author="dalan" w:date="2025-07-10T00:12:00Z">
            <w:rPr>
              <w:highlight w:val="darkCyan"/>
            </w:rPr>
          </w:rPrChange>
        </w:rPr>
        <w:t xml:space="preserve"> </w:t>
      </w:r>
      <w:del w:id="395" w:author="dalan" w:date="2025-07-10T00:12:00Z">
        <w:r w:rsidR="000332B5" w:rsidRPr="0071778C" w:rsidDel="0071778C">
          <w:rPr>
            <w:rPrChange w:id="396" w:author="dalan" w:date="2025-07-10T00:12:00Z">
              <w:rPr>
                <w:highlight w:val="darkCyan"/>
              </w:rPr>
            </w:rPrChange>
          </w:rPr>
          <w:delText xml:space="preserve">supposing </w:delText>
        </w:r>
      </w:del>
      <w:ins w:id="397" w:author="dalan" w:date="2025-07-10T00:12:00Z">
        <w:r w:rsidR="0071778C">
          <w:t>suggesting</w:t>
        </w:r>
        <w:r w:rsidR="0071778C" w:rsidRPr="0071778C">
          <w:rPr>
            <w:rPrChange w:id="398" w:author="dalan" w:date="2025-07-10T00:12:00Z">
              <w:rPr>
                <w:highlight w:val="darkCyan"/>
              </w:rPr>
            </w:rPrChange>
          </w:rPr>
          <w:t xml:space="preserve"> </w:t>
        </w:r>
      </w:ins>
      <w:r w:rsidR="000332B5" w:rsidRPr="0071778C">
        <w:rPr>
          <w:rPrChange w:id="399" w:author="dalan" w:date="2025-07-10T00:12:00Z">
            <w:rPr>
              <w:highlight w:val="darkCyan"/>
            </w:rPr>
          </w:rPrChange>
        </w:rPr>
        <w:t>that people tend to spare more attention towards actions they feel responsible for</w:t>
      </w:r>
      <w:ins w:id="400" w:author="dalan" w:date="2025-07-10T00:13:00Z">
        <w:r w:rsidR="002B74C6">
          <w:t xml:space="preserve"> or in control</w:t>
        </w:r>
      </w:ins>
      <w:r w:rsidR="000332B5" w:rsidRPr="0071778C">
        <w:rPr>
          <w:rPrChange w:id="401" w:author="dalan" w:date="2025-07-10T00:12:00Z">
            <w:rPr>
              <w:highlight w:val="darkCyan"/>
            </w:rPr>
          </w:rPrChange>
        </w:rPr>
        <w:t xml:space="preserve"> </w:t>
      </w:r>
      <w:del w:id="402" w:author="dalan" w:date="2025-07-10T00:13:00Z">
        <w:r w:rsidR="000332B5" w:rsidRPr="0071778C" w:rsidDel="002B74C6">
          <w:rPr>
            <w:rPrChange w:id="403" w:author="dalan" w:date="2025-07-10T00:12:00Z">
              <w:rPr>
                <w:highlight w:val="darkCyan"/>
              </w:rPr>
            </w:rPrChange>
          </w:rPr>
          <w:delText>(</w:delText>
        </w:r>
      </w:del>
      <w:ins w:id="404" w:author="dalan" w:date="2025-07-10T00:13:00Z">
        <w:r w:rsidR="002B74C6">
          <w:t xml:space="preserve">which is </w:t>
        </w:r>
      </w:ins>
      <w:r w:rsidR="000332B5" w:rsidRPr="0071778C">
        <w:rPr>
          <w:rPrChange w:id="405" w:author="dalan" w:date="2025-07-10T00:12:00Z">
            <w:rPr>
              <w:highlight w:val="darkCyan"/>
            </w:rPr>
          </w:rPrChange>
        </w:rPr>
        <w:t xml:space="preserve">linked to higher </w:t>
      </w:r>
      <w:proofErr w:type="spellStart"/>
      <w:r w:rsidR="000332B5" w:rsidRPr="0071778C">
        <w:rPr>
          <w:rPrChange w:id="406" w:author="dalan" w:date="2025-07-10T00:12:00Z">
            <w:rPr>
              <w:highlight w:val="darkCyan"/>
            </w:rPr>
          </w:rPrChange>
        </w:rPr>
        <w:t>SoA</w:t>
      </w:r>
      <w:proofErr w:type="spellEnd"/>
      <w:r w:rsidR="00AB5FC3" w:rsidRPr="0071778C">
        <w:rPr>
          <w:rPrChange w:id="407" w:author="dalan" w:date="2025-07-10T00:12:00Z">
            <w:rPr>
              <w:highlight w:val="darkCyan"/>
            </w:rPr>
          </w:rPrChange>
        </w:rPr>
        <w:t xml:space="preserve"> </w:t>
      </w:r>
      <w:ins w:id="408" w:author="dalan" w:date="2025-07-10T00:13:00Z">
        <w:r w:rsidR="002B74C6">
          <w:t>(</w:t>
        </w:r>
      </w:ins>
      <w:r w:rsidR="00AB5FC3" w:rsidRPr="0071778C">
        <w:rPr>
          <w:rPrChange w:id="409" w:author="dalan" w:date="2025-07-10T00:12:00Z">
            <w:rPr>
              <w:highlight w:val="darkCyan"/>
            </w:rPr>
          </w:rPrChange>
        </w:rPr>
        <w:fldChar w:fldCharType="begin"/>
      </w:r>
      <w:r w:rsidR="001B5057" w:rsidRPr="0071778C">
        <w:rPr>
          <w:rPrChange w:id="410" w:author="dalan" w:date="2025-07-10T00:12:00Z">
            <w:rPr>
              <w:highlight w:val="darkCyan"/>
            </w:rPr>
          </w:rPrChange>
        </w:rPr>
        <w:instrText xml:space="preserve"> ADDIN ZOTERO_ITEM CSL_CITATION {"citationID":"54nzoOB2","properties":{"formattedCitation":"[34], [43]","plainCitation":"[34], [43]","noteIndex":0},"citationItems":[{"id":83,"uris":["http://zotero.org/users/15023090/items/TMGPM97G"],"itemData":{"id":83,"type":"book","ISBN":"978-0-19-998834-1","title":"Agency and Joint Attention","author":[{"family":"Metcalfe","given":"Janet"},{"family":"Terrace","given":"Herbert S."}],"issued":{"date-parts":[["2013"]]}}},{"id":234,"uris":["http://zotero.org/users/15023090/items/V5W9DJ6N"],"itemData":{"id":234,"type":"article-journal","container-title":"Nature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AB5FC3" w:rsidRPr="0071778C">
        <w:rPr>
          <w:rPrChange w:id="411" w:author="dalan" w:date="2025-07-10T00:12:00Z">
            <w:rPr>
              <w:highlight w:val="darkCyan"/>
            </w:rPr>
          </w:rPrChange>
        </w:rPr>
        <w:fldChar w:fldCharType="separate"/>
      </w:r>
      <w:r w:rsidR="001B5057" w:rsidRPr="0071778C">
        <w:rPr>
          <w:rFonts w:cs="Linux Libertine"/>
          <w:rPrChange w:id="412" w:author="dalan" w:date="2025-07-10T00:12:00Z">
            <w:rPr>
              <w:rFonts w:cs="Linux Libertine"/>
              <w:highlight w:val="darkCyan"/>
            </w:rPr>
          </w:rPrChange>
        </w:rPr>
        <w:t>[34], [</w:t>
      </w:r>
      <w:ins w:id="413" w:author="Karolina Staikova" w:date="2025-07-11T00:22:00Z">
        <w:r w:rsidR="0006112F">
          <w:rPr>
            <w:rFonts w:cs="Linux Libertine"/>
          </w:rPr>
          <w:t>30</w:t>
        </w:r>
      </w:ins>
      <w:del w:id="414" w:author="Karolina Staikova" w:date="2025-07-11T00:22:00Z">
        <w:r w:rsidR="001B5057" w:rsidRPr="0071778C" w:rsidDel="0006112F">
          <w:rPr>
            <w:rFonts w:cs="Linux Libertine"/>
            <w:rPrChange w:id="415" w:author="dalan" w:date="2025-07-10T00:12:00Z">
              <w:rPr>
                <w:rFonts w:cs="Linux Libertine"/>
                <w:highlight w:val="darkCyan"/>
              </w:rPr>
            </w:rPrChange>
          </w:rPr>
          <w:delText>43</w:delText>
        </w:r>
      </w:del>
      <w:r w:rsidR="001B5057" w:rsidRPr="0071778C">
        <w:rPr>
          <w:rFonts w:cs="Linux Libertine"/>
          <w:rPrChange w:id="416" w:author="dalan" w:date="2025-07-10T00:12:00Z">
            <w:rPr>
              <w:rFonts w:cs="Linux Libertine"/>
              <w:highlight w:val="darkCyan"/>
            </w:rPr>
          </w:rPrChange>
        </w:rPr>
        <w:t>]</w:t>
      </w:r>
      <w:r w:rsidR="00AB5FC3" w:rsidRPr="0071778C">
        <w:rPr>
          <w:rPrChange w:id="417" w:author="dalan" w:date="2025-07-10T00:12:00Z">
            <w:rPr>
              <w:highlight w:val="darkCyan"/>
            </w:rPr>
          </w:rPrChange>
        </w:rPr>
        <w:fldChar w:fldCharType="end"/>
      </w:r>
      <w:r w:rsidR="000332B5" w:rsidRPr="0071778C">
        <w:t>)</w:t>
      </w:r>
      <w:r w:rsidRPr="0071778C">
        <w:t>.</w:t>
      </w:r>
      <w:r>
        <w:t xml:space="preserve"> The surprising lack of </w:t>
      </w:r>
      <w:ins w:id="418" w:author="dalan" w:date="2025-07-10T00:46:00Z">
        <w:r w:rsidR="00C72B1C">
          <w:t xml:space="preserve">significant </w:t>
        </w:r>
      </w:ins>
      <w:r>
        <w:t>congruency effect in control condition partially can be explain by low expectation level</w:t>
      </w:r>
      <w:ins w:id="419" w:author="dalan" w:date="2025-07-10T00:43:00Z">
        <w:r w:rsidR="00E6633A">
          <w:t xml:space="preserve"> and shift of attention</w:t>
        </w:r>
      </w:ins>
      <w:r>
        <w:t xml:space="preserve">. Since in the control condition eye movement started in a random time between 500 and 1700 </w:t>
      </w:r>
      <w:proofErr w:type="spellStart"/>
      <w:r>
        <w:t>ms</w:t>
      </w:r>
      <w:proofErr w:type="spellEnd"/>
      <w:r>
        <w:t xml:space="preserve"> after cross </w:t>
      </w:r>
      <w:del w:id="420" w:author="dalan" w:date="2025-07-10T01:25:00Z">
        <w:r w:rsidDel="00CA3EEC">
          <w:delText>appearance</w:delText>
        </w:r>
      </w:del>
      <w:ins w:id="421" w:author="dalan" w:date="2025-07-10T01:25:00Z">
        <w:r w:rsidR="00CA3EEC">
          <w:t>onset</w:t>
        </w:r>
      </w:ins>
      <w:r>
        <w:t>, participants would</w:t>
      </w:r>
      <w:ins w:id="422" w:author="dalan" w:date="2025-07-10T00:43:00Z">
        <w:r w:rsidR="00E6633A">
          <w:t xml:space="preserve"> not be able to sustain their</w:t>
        </w:r>
      </w:ins>
      <w:ins w:id="423" w:author="dalan" w:date="2025-07-10T00:44:00Z">
        <w:r w:rsidR="00E6633A">
          <w:t xml:space="preserve"> attention and would</w:t>
        </w:r>
      </w:ins>
      <w:r>
        <w:t xml:space="preserve"> be</w:t>
      </w:r>
      <w:ins w:id="424" w:author="dalan" w:date="2025-07-10T00:44:00Z">
        <w:r w:rsidR="003B73D2">
          <w:t xml:space="preserve"> then</w:t>
        </w:r>
      </w:ins>
      <w:r>
        <w:t xml:space="preserve"> much less prepared to </w:t>
      </w:r>
      <w:del w:id="425" w:author="dalan" w:date="2025-07-10T01:25:00Z">
        <w:r w:rsidDel="00776F92">
          <w:delText xml:space="preserve">focus </w:delText>
        </w:r>
      </w:del>
      <w:ins w:id="426" w:author="dalan" w:date="2025-07-10T01:25:00Z">
        <w:r w:rsidR="00776F92">
          <w:t xml:space="preserve">be ready </w:t>
        </w:r>
      </w:ins>
      <w:r>
        <w:t xml:space="preserve">in 350 </w:t>
      </w:r>
      <w:proofErr w:type="spellStart"/>
      <w:r>
        <w:t>ms</w:t>
      </w:r>
      <w:proofErr w:type="spellEnd"/>
      <w:r>
        <w:t xml:space="preserve"> for the color appearance. </w:t>
      </w:r>
      <w:ins w:id="427" w:author="dalan" w:date="2025-07-10T00:44:00Z">
        <w:r w:rsidR="00B20E68">
          <w:t xml:space="preserve">In </w:t>
        </w:r>
        <w:r w:rsidR="00B20E68">
          <w:t>contrast, in the action condition</w:t>
        </w:r>
      </w:ins>
      <w:ins w:id="428" w:author="dalan" w:date="2025-07-10T00:47:00Z">
        <w:r w:rsidR="009A431D">
          <w:t>s</w:t>
        </w:r>
      </w:ins>
      <w:ins w:id="429" w:author="dalan" w:date="2025-07-10T00:44:00Z">
        <w:r w:rsidR="00B20E68">
          <w:t xml:space="preserve">, the </w:t>
        </w:r>
      </w:ins>
      <w:ins w:id="430" w:author="dalan" w:date="2025-07-10T00:47:00Z">
        <w:r w:rsidR="001821CB">
          <w:t>sequence</w:t>
        </w:r>
      </w:ins>
      <w:ins w:id="431" w:author="dalan" w:date="2025-07-10T00:44:00Z">
        <w:r w:rsidR="00B20E68">
          <w:t xml:space="preserve"> of events </w:t>
        </w:r>
      </w:ins>
      <w:ins w:id="432" w:author="dalan" w:date="2025-07-10T00:47:00Z">
        <w:r w:rsidR="0063310F">
          <w:t>was</w:t>
        </w:r>
      </w:ins>
      <w:ins w:id="433" w:author="dalan" w:date="2025-07-10T00:45:00Z">
        <w:r w:rsidR="00B20E68">
          <w:t xml:space="preserve"> quite fast, thus, making it easier to sustain the attention. </w:t>
        </w:r>
      </w:ins>
      <w:r>
        <w:t xml:space="preserve">To test this, we run a correlational analysis between time of participants button press (action decision, </w:t>
      </w:r>
      <w:proofErr w:type="gramStart"/>
      <w:r>
        <w:t>Mean</w:t>
      </w:r>
      <w:proofErr w:type="gramEnd"/>
      <w:r>
        <w:t xml:space="preserve">=489 </w:t>
      </w:r>
      <w:proofErr w:type="spellStart"/>
      <w:r>
        <w:t>ms</w:t>
      </w:r>
      <w:proofErr w:type="spellEnd"/>
      <w:r>
        <w:t>)</w:t>
      </w:r>
      <w:ins w:id="434" w:author="dalan" w:date="2025-07-10T00:48:00Z">
        <w:r w:rsidR="003D446D">
          <w:t>,</w:t>
        </w:r>
      </w:ins>
      <w:del w:id="435" w:author="dalan" w:date="2025-07-10T00:48:00Z">
        <w:r w:rsidDel="003D446D">
          <w:delText xml:space="preserve"> and </w:delText>
        </w:r>
      </w:del>
      <w:r>
        <w:t xml:space="preserve">random time of eye movement start in the control condition (Mean=1105 </w:t>
      </w:r>
      <w:proofErr w:type="spellStart"/>
      <w:r>
        <w:t>ms</w:t>
      </w:r>
      <w:proofErr w:type="spellEnd"/>
      <w:r>
        <w:t>)</w:t>
      </w:r>
      <w:ins w:id="436" w:author="dalan" w:date="2025-07-10T00:48:00Z">
        <w:r w:rsidR="006B5126">
          <w:t>,</w:t>
        </w:r>
      </w:ins>
      <w:r>
        <w:t xml:space="preserve">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w:t>
      </w:r>
      <w:proofErr w:type="spellStart"/>
      <w:r>
        <w:t>ps</w:t>
      </w:r>
      <w:proofErr w:type="spellEnd"/>
      <w:r>
        <w:t xml:space="preserve">&gt;0.8). Thus, the correlation analyses confirmed our assumption. In addition, it was obvious that the task to discriminate between the two similar colors was </w:t>
      </w:r>
      <w:ins w:id="437" w:author="dalan" w:date="2025-07-10T00:49:00Z">
        <w:r w:rsidR="004857AF">
          <w:t xml:space="preserve">quite </w:t>
        </w:r>
      </w:ins>
      <w:r>
        <w:t>difficult</w:t>
      </w:r>
      <w:ins w:id="438" w:author="dalan" w:date="2025-07-10T00:49:00Z">
        <w:r w:rsidR="004857AF">
          <w:t>.</w:t>
        </w:r>
      </w:ins>
      <w:r>
        <w:t xml:space="preserve"> </w:t>
      </w:r>
      <w:ins w:id="439" w:author="dalan" w:date="2025-07-10T00:51:00Z">
        <w:r w:rsidR="00727503">
          <w:t>Thus, probably, both</w:t>
        </w:r>
      </w:ins>
      <w:ins w:id="440" w:author="dalan" w:date="2025-07-10T00:52:00Z">
        <w:r w:rsidR="00727503">
          <w:t xml:space="preserve"> possible </w:t>
        </w:r>
      </w:ins>
      <w:ins w:id="441" w:author="dalan" w:date="2025-07-10T00:56:00Z">
        <w:r w:rsidR="005001CE">
          <w:t>reasons</w:t>
        </w:r>
      </w:ins>
      <w:ins w:id="442" w:author="dalan" w:date="2025-07-10T00:52:00Z">
        <w:r w:rsidR="00727503">
          <w:t xml:space="preserve"> could be attribute</w:t>
        </w:r>
      </w:ins>
      <w:ins w:id="443" w:author="dalan" w:date="2025-07-10T00:53:00Z">
        <w:r w:rsidR="00727503">
          <w:t xml:space="preserve">d to the lack of GCE in the control condition. </w:t>
        </w:r>
      </w:ins>
      <w:ins w:id="444" w:author="dalan" w:date="2025-07-10T00:51:00Z">
        <w:r w:rsidR="00727503">
          <w:t xml:space="preserve"> </w:t>
        </w:r>
      </w:ins>
      <w:del w:id="445" w:author="dalan" w:date="2025-07-10T00:51:00Z">
        <w:r w:rsidDel="00727503">
          <w:delText>(</w:delText>
        </w:r>
        <w:r w:rsidRPr="00115341" w:rsidDel="00727503">
          <w:rPr>
            <w:highlight w:val="yellow"/>
          </w:rPr>
          <w:delText>which was the original idea – to say more here).</w:delText>
        </w:r>
      </w:del>
      <w:ins w:id="446" w:author="dalan" w:date="2025-07-10T00:53:00Z">
        <w:r w:rsidR="00727503">
          <w:t xml:space="preserve">On the other hand, note that the </w:t>
        </w:r>
        <w:r w:rsidR="00115EF1">
          <w:t>incongruent</w:t>
        </w:r>
      </w:ins>
      <w:ins w:id="447" w:author="dalan" w:date="2025-07-10T00:54:00Z">
        <w:r w:rsidR="00115EF1">
          <w:t xml:space="preserve"> gaze cue was not affected at all. </w:t>
        </w:r>
      </w:ins>
      <w:ins w:id="448" w:author="dalan" w:date="2025-07-10T00:56:00Z">
        <w:r w:rsidR="00E25CAA">
          <w:t xml:space="preserve">That is, it seems </w:t>
        </w:r>
      </w:ins>
      <w:ins w:id="449" w:author="dalan" w:date="2025-07-10T00:57:00Z">
        <w:r w:rsidR="00E25CAA">
          <w:t xml:space="preserve">that only the gaze cue congruent condition was </w:t>
        </w:r>
      </w:ins>
      <w:ins w:id="450" w:author="dalan" w:date="2025-07-10T00:58:00Z">
        <w:r w:rsidR="00B25EDC">
          <w:t xml:space="preserve">‘susceptible’ </w:t>
        </w:r>
        <w:r w:rsidR="008B08B5">
          <w:t>to influence.</w:t>
        </w:r>
      </w:ins>
    </w:p>
    <w:p w14:paraId="53C6F4F5" w14:textId="0CE74346" w:rsidR="00524B92" w:rsidDel="00824584" w:rsidRDefault="00524B92" w:rsidP="00090531">
      <w:pPr>
        <w:pStyle w:val="Para"/>
        <w:rPr>
          <w:del w:id="451" w:author="dalan" w:date="2025-07-10T00:55:00Z"/>
        </w:rPr>
      </w:pPr>
      <w:del w:id="452" w:author="dalan" w:date="2025-07-10T00:55:00Z">
        <w:r w:rsidRPr="00115341" w:rsidDel="005001CE">
          <w:rPr>
            <w:highlight w:val="yellow"/>
          </w:rPr>
          <w:delText>The experiment xxx.</w:delText>
        </w:r>
      </w:del>
      <w:ins w:id="453" w:author="dalan" w:date="2025-07-10T00:59:00Z">
        <w:r w:rsidR="008B08B5">
          <w:t xml:space="preserve">Overall, the results suggested </w:t>
        </w:r>
      </w:ins>
      <w:ins w:id="454" w:author="dalan" w:date="2025-07-10T01:02:00Z">
        <w:r w:rsidR="00AB7BF2">
          <w:t>that action control can modify GCE</w:t>
        </w:r>
      </w:ins>
      <w:ins w:id="455" w:author="dalan" w:date="2025-07-10T01:03:00Z">
        <w:r w:rsidR="00AB7BF2">
          <w:t xml:space="preserve"> even though only in </w:t>
        </w:r>
      </w:ins>
      <w:ins w:id="456" w:author="dalan" w:date="2025-07-10T01:12:00Z">
        <w:r w:rsidR="00824584">
          <w:t>gaze</w:t>
        </w:r>
      </w:ins>
      <w:ins w:id="457" w:author="dalan" w:date="2025-07-10T01:13:00Z">
        <w:r w:rsidR="00824584">
          <w:t xml:space="preserve"> cuing </w:t>
        </w:r>
      </w:ins>
      <w:ins w:id="458" w:author="dalan" w:date="2025-07-10T01:03:00Z">
        <w:r w:rsidR="00223CBE">
          <w:t>congruent condition</w:t>
        </w:r>
      </w:ins>
      <w:ins w:id="459" w:author="dalan" w:date="2025-07-10T01:14:00Z">
        <w:r w:rsidR="00223CBE">
          <w:t xml:space="preserve">, suggesting facilitation in comparison with the control. </w:t>
        </w:r>
      </w:ins>
      <w:ins w:id="460" w:author="dalan" w:date="2025-07-10T01:18:00Z">
        <w:r w:rsidR="00452D6E">
          <w:t xml:space="preserve">To test </w:t>
        </w:r>
      </w:ins>
      <w:ins w:id="461" w:author="dalan" w:date="2025-07-10T01:19:00Z">
        <w:r w:rsidR="00452D6E">
          <w:t xml:space="preserve">how the effect is distributed over time, </w:t>
        </w:r>
        <w:del w:id="462" w:author="Karolina Staikova" w:date="2025-07-10T09:38:00Z">
          <w:r w:rsidR="00452D6E" w:rsidDel="00BE2538">
            <w:delText>a distributional analyses of RT</w:delText>
          </w:r>
        </w:del>
      </w:ins>
      <w:ins w:id="463" w:author="Karolina Staikova" w:date="2025-07-10T09:38:00Z">
        <w:r w:rsidR="00BE2538">
          <w:t>distributional analyses of RT</w:t>
        </w:r>
      </w:ins>
      <w:ins w:id="464" w:author="dalan" w:date="2025-07-10T01:20:00Z">
        <w:r w:rsidR="00452D6E">
          <w:t xml:space="preserve"> were conducted.</w:t>
        </w:r>
      </w:ins>
    </w:p>
    <w:p w14:paraId="5FBB8BE0" w14:textId="77777777" w:rsidR="00824584" w:rsidRDefault="00824584" w:rsidP="008770EA">
      <w:pPr>
        <w:pStyle w:val="Para"/>
        <w:rPr>
          <w:ins w:id="465" w:author="dalan" w:date="2025-07-10T01:13:00Z"/>
        </w:rPr>
      </w:pPr>
    </w:p>
    <w:p w14:paraId="12B04914" w14:textId="77777777" w:rsidR="00524B92" w:rsidRPr="00785B9B" w:rsidRDefault="00524B92" w:rsidP="00785B9B">
      <w:pPr>
        <w:pStyle w:val="Head3"/>
        <w:pPrChange w:id="466" w:author="Karolina Staikova" w:date="2025-07-11T07:59:00Z">
          <w:pPr>
            <w:pStyle w:val="Head2"/>
          </w:pPr>
        </w:pPrChange>
      </w:pPr>
      <w:commentRangeStart w:id="467"/>
      <w:r w:rsidRPr="00785B9B">
        <w:t>RT Distribution Analyses</w:t>
      </w:r>
      <w:commentRangeEnd w:id="467"/>
      <w:r w:rsidR="00941586" w:rsidRPr="00785B9B">
        <w:rPr>
          <w:rStyle w:val="CommentReference"/>
          <w:sz w:val="18"/>
          <w:szCs w:val="20"/>
        </w:rPr>
        <w:commentReference w:id="467"/>
      </w:r>
    </w:p>
    <w:p w14:paraId="0FF0313A" w14:textId="43EB6E35" w:rsidR="00524B92" w:rsidRDefault="00524B92" w:rsidP="008770EA">
      <w:pPr>
        <w:pStyle w:val="Para"/>
      </w:pPr>
      <w:r>
        <w:t xml:space="preserve">RT distribution analyses were conducted on data tracing temporal dynamics of the gaze cuing effect, testing whether it occurs at earlier RTs and then decays or is developed over time. </w:t>
      </w:r>
      <w:r w:rsidR="00AB5FC3">
        <w:t>These analyses</w:t>
      </w:r>
      <w:r>
        <w:t xml:space="preserve"> are important in that they can provide information on the level of </w:t>
      </w:r>
      <w:del w:id="468" w:author="dalan" w:date="2025-07-10T01:27:00Z">
        <w:r w:rsidRPr="00115341" w:rsidDel="00442D6D">
          <w:rPr>
            <w:highlight w:val="yellow"/>
          </w:rPr>
          <w:delText>automaticity</w:delText>
        </w:r>
        <w:r w:rsidDel="00442D6D">
          <w:delText xml:space="preserve"> </w:delText>
        </w:r>
      </w:del>
      <w:proofErr w:type="spellStart"/>
      <w:ins w:id="469" w:author="dalan" w:date="2025-07-10T01:27:00Z">
        <w:r w:rsidR="00442D6D">
          <w:t>penetretability</w:t>
        </w:r>
        <w:proofErr w:type="spellEnd"/>
        <w:r w:rsidR="00442D6D">
          <w:t xml:space="preserve"> </w:t>
        </w:r>
      </w:ins>
      <w:r>
        <w:t>of the effect given that the effect was influenced by action consistency.</w:t>
      </w:r>
      <w:r w:rsidR="00AB5FC3">
        <w:t xml:space="preserve"> </w:t>
      </w:r>
    </w:p>
    <w:p w14:paraId="0C9D30F3" w14:textId="2BDFA1F0" w:rsidR="00524B92" w:rsidRDefault="00524B92" w:rsidP="008770EA">
      <w:pPr>
        <w:pStyle w:val="Para"/>
      </w:pPr>
      <w:r>
        <w:t xml:space="preserve">To make the analyses clearer, the data were not reduced into the effect size as it is often done </w:t>
      </w:r>
      <w:commentRangeStart w:id="470"/>
      <w:r w:rsidR="00AB5FC3">
        <w:fldChar w:fldCharType="begin"/>
      </w:r>
      <w:r w:rsidR="001B5057">
        <w:instrText xml:space="preserve"> ADDIN ZOTERO_ITEM CSL_CITATION {"citationID":"pfzF2WC6","properties":{"formattedCitation":"[49]","plainCitation":"[49]","noteIndex":0},"citationItems":[{"id":218,"uris":["http://zotero.org/users/15023090/items/QKKNFLTP"],"itemData":{"id":218,"type":"article-journal","container-title":"Psychonomic Bulletin &amp; Review","DOI":"10.3758/s13423-011-0053-5","ISSN":"1069-9384, 1531-5320","issue":"2","journalAbbreviation":"Psychon Bull Rev","language":"en","license":"http://www.springer.com/tdm","page":"242-266","source":"DOI.org (Crossref)","title":"Reaction time distribution analysis of spatial correspondence effects","URL":"http://link.springer.com/10.3758/s13423-011-0053-5","volume":"18","author":[{"family":"Proctor","given":"Robert W."},{"family":"Miles","given":"James D."},{"family":"Baroni","given":"Giulia"}],"accessed":{"date-parts":[["2025",6,28]]},"issued":{"date-parts":[["2011",4]]}}}],"schema":"https://github.com/citation-style-language/schema/raw/master/csl-citation.json"} </w:instrText>
      </w:r>
      <w:r w:rsidR="00AB5FC3">
        <w:fldChar w:fldCharType="separate"/>
      </w:r>
      <w:r w:rsidR="001B5057" w:rsidRPr="001B5057">
        <w:rPr>
          <w:rFonts w:cs="Linux Libertine"/>
        </w:rPr>
        <w:t>[</w:t>
      </w:r>
      <w:ins w:id="471" w:author="Karolina Staikova" w:date="2025-07-11T00:26:00Z">
        <w:r w:rsidR="0006112F">
          <w:rPr>
            <w:rFonts w:cs="Linux Libertine"/>
          </w:rPr>
          <w:t>22</w:t>
        </w:r>
      </w:ins>
      <w:del w:id="472" w:author="Karolina Staikova" w:date="2025-07-11T00:26:00Z">
        <w:r w:rsidR="001B5057" w:rsidRPr="001B5057" w:rsidDel="0006112F">
          <w:rPr>
            <w:rFonts w:cs="Linux Libertine"/>
          </w:rPr>
          <w:delText>49</w:delText>
        </w:r>
      </w:del>
      <w:r w:rsidR="001B5057" w:rsidRPr="001B5057">
        <w:rPr>
          <w:rFonts w:cs="Linux Libertine"/>
        </w:rPr>
        <w:t>]</w:t>
      </w:r>
      <w:r w:rsidR="00AB5FC3">
        <w:fldChar w:fldCharType="end"/>
      </w:r>
      <w:commentRangeEnd w:id="470"/>
      <w:r w:rsidR="00540093">
        <w:rPr>
          <w:rStyle w:val="CommentReference"/>
        </w:rPr>
        <w:commentReference w:id="470"/>
      </w:r>
      <w:r>
        <w:t xml:space="preserve"> and the conditions were preserved. Individual participants’ data were rank-ordered per </w:t>
      </w:r>
      <w:del w:id="473" w:author="dalan" w:date="2025-07-10T01:29:00Z">
        <w:r w:rsidDel="006B6CF6">
          <w:delText xml:space="preserve">pitch </w:delText>
        </w:r>
      </w:del>
      <w:ins w:id="474" w:author="dalan" w:date="2025-07-10T01:29:00Z">
        <w:r w:rsidR="006B6CF6">
          <w:t xml:space="preserve">gaze cue congruence </w:t>
        </w:r>
      </w:ins>
      <w:r>
        <w:t xml:space="preserve">and </w:t>
      </w:r>
      <w:del w:id="475" w:author="dalan" w:date="2025-07-10T01:30:00Z">
        <w:r w:rsidDel="006B6CF6">
          <w:delText>spatial position</w:delText>
        </w:r>
      </w:del>
      <w:ins w:id="476" w:author="dalan" w:date="2025-07-10T01:30:00Z">
        <w:r w:rsidR="006B6CF6">
          <w:t>action-outcome consistency</w:t>
        </w:r>
      </w:ins>
      <w:r>
        <w:t xml:space="preserve"> and then divided into five bins of 20%. Mean RTs per subject and per condition were</w:t>
      </w:r>
      <w:ins w:id="477" w:author="dalan" w:date="2025-07-10T01:30:00Z">
        <w:r w:rsidR="00155166">
          <w:t xml:space="preserve"> then</w:t>
        </w:r>
      </w:ins>
      <w:r>
        <w:t xml:space="preserve"> computed per bin. Within-subject </w:t>
      </w:r>
      <w:proofErr w:type="spellStart"/>
      <w:r>
        <w:t>rANOVAs</w:t>
      </w:r>
      <w:proofErr w:type="spellEnd"/>
      <w:r>
        <w:t xml:space="preserve"> with factors gaze cuing (congruent vs. incongruent), action consistency (consistent vs. inconsistent vs. control) and bins (1-5) were conducted. To avoid </w:t>
      </w:r>
      <w:del w:id="478" w:author="dalan" w:date="2025-07-10T01:31:00Z">
        <w:r w:rsidDel="00D7279E">
          <w:delText xml:space="preserve">multicomparison </w:delText>
        </w:r>
      </w:del>
      <w:ins w:id="479" w:author="dalan" w:date="2025-07-10T01:31:00Z">
        <w:r w:rsidR="00D7279E">
          <w:t xml:space="preserve">the </w:t>
        </w:r>
      </w:ins>
      <w:r>
        <w:t>problem</w:t>
      </w:r>
      <w:ins w:id="480" w:author="dalan" w:date="2025-07-10T01:31:00Z">
        <w:r w:rsidR="00D7279E">
          <w:t xml:space="preserve"> of multiple comparisons</w:t>
        </w:r>
      </w:ins>
      <w:r>
        <w:t xml:space="preserve">, the </w:t>
      </w:r>
      <w:proofErr w:type="spellStart"/>
      <w:r>
        <w:t>rANOVAs</w:t>
      </w:r>
      <w:proofErr w:type="spellEnd"/>
      <w:r>
        <w:t xml:space="preserve"> were run per action condition separately. Obviously, some results of the analyses mirrored the results presented </w:t>
      </w:r>
      <w:del w:id="481" w:author="dalan" w:date="2025-07-10T01:31:00Z">
        <w:r w:rsidDel="00997043">
          <w:delText>above</w:delText>
        </w:r>
      </w:del>
      <w:ins w:id="482" w:author="dalan" w:date="2025-07-10T01:31:00Z">
        <w:r w:rsidR="00997043">
          <w:t>in previous section</w:t>
        </w:r>
      </w:ins>
      <w:r>
        <w:t>. These were only reported and not commented. Since the key interest was the time distribution of the effect across bins and action</w:t>
      </w:r>
      <w:ins w:id="483" w:author="dalan" w:date="2025-07-10T01:32:00Z">
        <w:r w:rsidR="00537A2F">
          <w:t>-outcome</w:t>
        </w:r>
      </w:ins>
      <w:r>
        <w:t xml:space="preserve"> consistency, the 3-way interactions were submitted to Bonferroni post-hoc test independently of significance of the interactions. Graphical representation of the results is shown in Figure 3. </w:t>
      </w:r>
    </w:p>
    <w:p w14:paraId="056B9A92" w14:textId="77777777" w:rsidR="00524B92" w:rsidRDefault="00524B92" w:rsidP="008770EA">
      <w:pPr>
        <w:pStyle w:val="Para"/>
      </w:pPr>
      <w:r>
        <w:t>Bin analysis of action-outcome consistency showed a significant main effect of gaze cuing (</w:t>
      </w:r>
      <w:proofErr w:type="gramStart"/>
      <w:r>
        <w:t>F(</w:t>
      </w:r>
      <w:proofErr w:type="gramEnd"/>
      <w:r>
        <w:t xml:space="preserve">1,9)=48.45, p&lt;0.001, ηp2=0.84) and expected main effect of bins (F(4,36)=357.79, p&lt;0.001, ηp2=0.98). Post-hoc analysis showed that significant differences were present across all bins (all </w:t>
      </w:r>
      <w:proofErr w:type="spellStart"/>
      <w:r>
        <w:t>ps</w:t>
      </w:r>
      <w:proofErr w:type="spellEnd"/>
      <w:r>
        <w:t>&lt;0.001). The interaction between bins and gaze cuing was also significant (</w:t>
      </w:r>
      <w:proofErr w:type="gramStart"/>
      <w:r>
        <w:t>F(</w:t>
      </w:r>
      <w:proofErr w:type="gramEnd"/>
      <w:r>
        <w:t>4,36)=2.76, p=0.042, η</w:t>
      </w:r>
      <w:r w:rsidRPr="0014316C">
        <w:rPr>
          <w:vertAlign w:val="subscript"/>
          <w:rPrChange w:id="484" w:author="dalan" w:date="2025-07-10T01:33:00Z">
            <w:rPr/>
          </w:rPrChange>
        </w:rPr>
        <w:t>p</w:t>
      </w:r>
      <w:r w:rsidRPr="0014316C">
        <w:rPr>
          <w:vertAlign w:val="superscript"/>
          <w:rPrChange w:id="485" w:author="dalan" w:date="2025-07-10T01:33:00Z">
            <w:rPr/>
          </w:rPrChange>
        </w:rPr>
        <w:t>2</w:t>
      </w:r>
      <w:r>
        <w:t xml:space="preserve">=0.24). The post-hoc test revealed differences </w:t>
      </w:r>
      <w:r>
        <w:lastRenderedPageBreak/>
        <w:t xml:space="preserve">between congruent and incongruent conditions across all bins (p varied from 0.022 to &lt;0.001) but the fifth one (p&gt;0.5) (cf. Figure 3).  </w:t>
      </w:r>
    </w:p>
    <w:p w14:paraId="0C1580AD" w14:textId="3563F581" w:rsidR="004123AD" w:rsidRDefault="00524B92" w:rsidP="008770EA">
      <w:pPr>
        <w:pStyle w:val="Para"/>
      </w:pPr>
      <w:r>
        <w:t>Bin analysis of action-outcome inconsistency showed a significant main effect of gaze cuing (</w:t>
      </w:r>
      <w:proofErr w:type="gramStart"/>
      <w:r>
        <w:t>F(</w:t>
      </w:r>
      <w:proofErr w:type="gramEnd"/>
      <w:r>
        <w:t>1,7)=20.28, p=0.003, η</w:t>
      </w:r>
      <w:r w:rsidRPr="005E7BE2">
        <w:rPr>
          <w:vertAlign w:val="subscript"/>
          <w:rPrChange w:id="486" w:author="dalan" w:date="2025-07-10T01:34:00Z">
            <w:rPr/>
          </w:rPrChange>
        </w:rPr>
        <w:t>p</w:t>
      </w:r>
      <w:r w:rsidRPr="005E7BE2">
        <w:rPr>
          <w:vertAlign w:val="superscript"/>
          <w:rPrChange w:id="487" w:author="dalan" w:date="2025-07-10T01:34:00Z">
            <w:rPr/>
          </w:rPrChange>
        </w:rPr>
        <w:t>2</w:t>
      </w:r>
      <w:r>
        <w:t>=0.74), main effect of bins (F(4,28)=334.23, p&lt;0.001, η</w:t>
      </w:r>
      <w:r w:rsidRPr="005E7BE2">
        <w:rPr>
          <w:vertAlign w:val="subscript"/>
          <w:rPrChange w:id="488" w:author="dalan" w:date="2025-07-10T01:34:00Z">
            <w:rPr/>
          </w:rPrChange>
        </w:rPr>
        <w:t>p</w:t>
      </w:r>
      <w:r w:rsidRPr="005E7BE2">
        <w:rPr>
          <w:vertAlign w:val="superscript"/>
          <w:rPrChange w:id="489" w:author="dalan" w:date="2025-07-10T01:34:00Z">
            <w:rPr/>
          </w:rPrChange>
        </w:rPr>
        <w:t>2</w:t>
      </w:r>
      <w:r>
        <w:t>=0.98), and no interaction between bins and gaze cuing (F(4,28)=1.20, p=0.331, η</w:t>
      </w:r>
      <w:r w:rsidRPr="005E7BE2">
        <w:rPr>
          <w:vertAlign w:val="subscript"/>
          <w:rPrChange w:id="490" w:author="dalan" w:date="2025-07-10T01:34:00Z">
            <w:rPr/>
          </w:rPrChange>
        </w:rPr>
        <w:t>p</w:t>
      </w:r>
      <w:r w:rsidRPr="005E7BE2">
        <w:rPr>
          <w:vertAlign w:val="superscript"/>
          <w:rPrChange w:id="491" w:author="dalan" w:date="2025-07-10T01:34:00Z">
            <w:rPr/>
          </w:rPrChange>
        </w:rPr>
        <w:t>2</w:t>
      </w:r>
      <w:r>
        <w:t>=0.15). Post-hoc analysis on bin main effect showed that</w:t>
      </w:r>
      <w:ins w:id="492" w:author="dalan" w:date="2025-07-10T01:35:00Z">
        <w:r w:rsidR="00D9084F">
          <w:t>, naturally,</w:t>
        </w:r>
      </w:ins>
      <w:r>
        <w:t xml:space="preserve"> significant differences were present across all bins (all </w:t>
      </w:r>
      <w:proofErr w:type="spellStart"/>
      <w:r>
        <w:t>ps</w:t>
      </w:r>
      <w:proofErr w:type="spellEnd"/>
      <w:r>
        <w:t xml:space="preserve">&lt;0.001). </w:t>
      </w:r>
    </w:p>
    <w:p w14:paraId="2FF611B7" w14:textId="77777777" w:rsidR="00240D20" w:rsidRDefault="00240D20" w:rsidP="008770EA">
      <w:pPr>
        <w:pStyle w:val="Para"/>
      </w:pPr>
    </w:p>
    <w:p w14:paraId="0E125B0C" w14:textId="77777777" w:rsidR="004123AD" w:rsidRDefault="004123AD" w:rsidP="008770EA">
      <w:pPr>
        <w:pStyle w:val="Para"/>
        <w:pPrChange w:id="493" w:author="Karolina Staikova" w:date="2025-07-11T00:01:00Z">
          <w:pPr>
            <w:pStyle w:val="Para"/>
            <w:jc w:val="center"/>
          </w:pPr>
        </w:pPrChange>
      </w:pPr>
      <w:r>
        <w:rPr>
          <w:noProof/>
        </w:rPr>
        <w:drawing>
          <wp:inline distT="0" distB="0" distL="0" distR="0" wp14:anchorId="73DAF722" wp14:editId="3247D2E1">
            <wp:extent cx="2514600" cy="2041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4600" cy="2041525"/>
                    </a:xfrm>
                    <a:prstGeom prst="rect">
                      <a:avLst/>
                    </a:prstGeom>
                  </pic:spPr>
                </pic:pic>
              </a:graphicData>
            </a:graphic>
          </wp:inline>
        </w:drawing>
      </w:r>
    </w:p>
    <w:p w14:paraId="713B8C5C" w14:textId="77777777" w:rsidR="004123AD" w:rsidRDefault="004123AD" w:rsidP="008770EA">
      <w:pPr>
        <w:pStyle w:val="Para"/>
        <w:pPrChange w:id="494" w:author="Karolina Staikova" w:date="2025-07-11T00:01:00Z">
          <w:pPr>
            <w:pStyle w:val="Para"/>
            <w:jc w:val="center"/>
          </w:pPr>
        </w:pPrChange>
      </w:pPr>
      <w:r>
        <w:rPr>
          <w:noProof/>
        </w:rPr>
        <w:drawing>
          <wp:inline distT="0" distB="0" distL="0" distR="0" wp14:anchorId="0871E193" wp14:editId="13E78418">
            <wp:extent cx="2514600" cy="2085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4600" cy="2085975"/>
                    </a:xfrm>
                    <a:prstGeom prst="rect">
                      <a:avLst/>
                    </a:prstGeom>
                  </pic:spPr>
                </pic:pic>
              </a:graphicData>
            </a:graphic>
          </wp:inline>
        </w:drawing>
      </w:r>
      <w:r>
        <w:rPr>
          <w:noProof/>
        </w:rPr>
        <w:drawing>
          <wp:inline distT="0" distB="0" distL="0" distR="0" wp14:anchorId="33C34F55" wp14:editId="66C735B6">
            <wp:extent cx="2514600" cy="2139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4600" cy="2139315"/>
                    </a:xfrm>
                    <a:prstGeom prst="rect">
                      <a:avLst/>
                    </a:prstGeom>
                  </pic:spPr>
                </pic:pic>
              </a:graphicData>
            </a:graphic>
          </wp:inline>
        </w:drawing>
      </w:r>
    </w:p>
    <w:p w14:paraId="14849DAF" w14:textId="3B20AA04" w:rsidR="004123AD" w:rsidRDefault="004123AD">
      <w:pPr>
        <w:pStyle w:val="FigureCaption"/>
      </w:pPr>
      <w:r>
        <w:t>Figure 3: RT distribution across 5 bins</w:t>
      </w:r>
      <w:ins w:id="495" w:author="dalan" w:date="2025-07-10T01:21:00Z">
        <w:r w:rsidR="000F4F92">
          <w:t xml:space="preserve">, per </w:t>
        </w:r>
      </w:ins>
      <w:ins w:id="496" w:author="dalan" w:date="2025-07-10T01:22:00Z">
        <w:r w:rsidR="000F4F92">
          <w:t>action condition (consistent, inconsistent, control)</w:t>
        </w:r>
      </w:ins>
      <w:r>
        <w:t>. Horizontal line represents bins from 1 to 5. Vertical bars denote 95% CI. * p&lt;0.05; ** p&lt;0.01; *** p&lt;0.001.</w:t>
      </w:r>
    </w:p>
    <w:p w14:paraId="3EA20A95" w14:textId="77777777" w:rsidR="00524B92" w:rsidRDefault="00524B92" w:rsidP="008770EA">
      <w:pPr>
        <w:pStyle w:val="Para"/>
      </w:pPr>
      <w:r>
        <w:t>The post-hoc test on the interaction revealed differences in bin 3 (p=0.005) and 4 (p=0.005) only. The difference in bin 1 and 5 was highly insignificant (p=1.0), and in bin 2 close to significant level (p=0.08).</w:t>
      </w:r>
    </w:p>
    <w:p w14:paraId="697CBEF5" w14:textId="25D516D1" w:rsidR="00524B92" w:rsidRDefault="00524B92" w:rsidP="008770EA">
      <w:pPr>
        <w:pStyle w:val="Para"/>
      </w:pPr>
      <w:r>
        <w:t>Bin analysis of control condition was very similar to the previous result: it showed a significant main effect of gaze cuing (</w:t>
      </w:r>
      <w:proofErr w:type="gramStart"/>
      <w:r>
        <w:t>F(</w:t>
      </w:r>
      <w:proofErr w:type="gramEnd"/>
      <w:r>
        <w:t>1,8)=23.43, p=0.001, η</w:t>
      </w:r>
      <w:r w:rsidRPr="003245F6">
        <w:rPr>
          <w:vertAlign w:val="subscript"/>
          <w:rPrChange w:id="497" w:author="dalan" w:date="2025-07-10T01:36:00Z">
            <w:rPr/>
          </w:rPrChange>
        </w:rPr>
        <w:t>p</w:t>
      </w:r>
      <w:r w:rsidRPr="003245F6">
        <w:rPr>
          <w:vertAlign w:val="superscript"/>
          <w:rPrChange w:id="498" w:author="dalan" w:date="2025-07-10T01:36:00Z">
            <w:rPr/>
          </w:rPrChange>
        </w:rPr>
        <w:t>2</w:t>
      </w:r>
      <w:r>
        <w:t>=0.75), main effect of bins (F(4,32)=835.92, p&lt;0.001, η</w:t>
      </w:r>
      <w:r w:rsidRPr="003245F6">
        <w:rPr>
          <w:vertAlign w:val="subscript"/>
          <w:rPrChange w:id="499" w:author="dalan" w:date="2025-07-10T01:36:00Z">
            <w:rPr/>
          </w:rPrChange>
        </w:rPr>
        <w:t>p</w:t>
      </w:r>
      <w:r w:rsidRPr="003245F6">
        <w:rPr>
          <w:vertAlign w:val="superscript"/>
          <w:rPrChange w:id="500" w:author="dalan" w:date="2025-07-10T01:36:00Z">
            <w:rPr/>
          </w:rPrChange>
        </w:rPr>
        <w:t>2</w:t>
      </w:r>
      <w:r>
        <w:t>=0.99), and no interaction between bins and gaze cuing (F(4,32)=0.48, p=0.750, η</w:t>
      </w:r>
      <w:r w:rsidRPr="003245F6">
        <w:rPr>
          <w:vertAlign w:val="subscript"/>
          <w:rPrChange w:id="501" w:author="dalan" w:date="2025-07-10T01:36:00Z">
            <w:rPr/>
          </w:rPrChange>
        </w:rPr>
        <w:t>p</w:t>
      </w:r>
      <w:r w:rsidRPr="003245F6">
        <w:rPr>
          <w:vertAlign w:val="superscript"/>
          <w:rPrChange w:id="502" w:author="dalan" w:date="2025-07-10T01:36:00Z">
            <w:rPr/>
          </w:rPrChange>
        </w:rPr>
        <w:t>2</w:t>
      </w:r>
      <w:r>
        <w:t xml:space="preserve">=0.57). Post-hoc analysis on bin main effect showed that significant differences were present across all bins (all </w:t>
      </w:r>
      <w:proofErr w:type="spellStart"/>
      <w:r>
        <w:t>ps</w:t>
      </w:r>
      <w:proofErr w:type="spellEnd"/>
      <w:r>
        <w:t>&lt;0.001). The post-hoc test on the highly insignificant interaction revealed differences only in bin 2 (p=0.001) and 3 (p=0.002). The differences in bin 1 and 5 (p=1.0) and in bin 4 (p=0.341) were highly insignificant.</w:t>
      </w:r>
    </w:p>
    <w:p w14:paraId="71B6AC1F" w14:textId="5FB518C6" w:rsidR="00115341" w:rsidRDefault="00524B92" w:rsidP="008770EA">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t>
      </w:r>
      <w:r>
        <w:lastRenderedPageBreak/>
        <w:t xml:space="preserve">well as the control condition </w:t>
      </w:r>
      <w:del w:id="503" w:author="dalan" w:date="2025-07-10T01:38:00Z">
        <w:r w:rsidDel="00665A9D">
          <w:delText xml:space="preserve">suffered from </w:delText>
        </w:r>
        <w:r w:rsidRPr="00115341" w:rsidDel="00665A9D">
          <w:rPr>
            <w:highlight w:val="yellow"/>
          </w:rPr>
          <w:delText>XXX</w:delText>
        </w:r>
      </w:del>
      <w:ins w:id="504" w:author="dalan" w:date="2025-07-10T01:38:00Z">
        <w:r w:rsidR="00665A9D">
          <w:t xml:space="preserve"> </w:t>
        </w:r>
      </w:ins>
      <w:ins w:id="505" w:author="dalan" w:date="2025-07-10T01:39:00Z">
        <w:r w:rsidR="00665A9D">
          <w:t>had quite weak overall GCE somewhere in the middle of RT dis</w:t>
        </w:r>
      </w:ins>
      <w:ins w:id="506" w:author="dalan" w:date="2025-07-10T01:40:00Z">
        <w:r w:rsidR="00665A9D">
          <w:t>tribution.</w:t>
        </w:r>
      </w:ins>
    </w:p>
    <w:p w14:paraId="07F6096A" w14:textId="2362E3FB" w:rsidR="00115341" w:rsidRPr="00F53E38" w:rsidRDefault="00115341" w:rsidP="00115341">
      <w:r>
        <w:t xml:space="preserve">Taken together, the distribution analyses confirmed and extended the results of the experiment, </w:t>
      </w:r>
      <w:del w:id="507" w:author="dalan" w:date="2025-07-10T01:40:00Z">
        <w:r w:rsidDel="004442BC">
          <w:delText xml:space="preserve">suggesting </w:delText>
        </w:r>
      </w:del>
      <w:ins w:id="508" w:author="dalan" w:date="2025-07-10T01:40:00Z">
        <w:r w:rsidR="004442BC">
          <w:t xml:space="preserve">showing </w:t>
        </w:r>
      </w:ins>
      <w:r>
        <w:t xml:space="preserve">that the </w:t>
      </w:r>
      <w:del w:id="509" w:author="dalan" w:date="2025-07-10T01:40:00Z">
        <w:r w:rsidDel="00AE3156">
          <w:delText>gaze cuing congruence effect</w:delText>
        </w:r>
      </w:del>
      <w:ins w:id="510" w:author="dalan" w:date="2025-07-10T01:40:00Z">
        <w:r w:rsidR="00AE3156">
          <w:t>GCE</w:t>
        </w:r>
      </w:ins>
      <w:r>
        <w:t xml:space="preserve"> can be influenced by action-outcome consistency, as well as suggested that the effect </w:t>
      </w:r>
      <w:ins w:id="511" w:author="dalan" w:date="2025-07-10T01:41:00Z">
        <w:r w:rsidR="00B02181">
          <w:t xml:space="preserve">itself </w:t>
        </w:r>
      </w:ins>
      <w:del w:id="512" w:author="dalan" w:date="2025-07-10T01:40:00Z">
        <w:r w:rsidDel="00B02181">
          <w:delText xml:space="preserve">is </w:delText>
        </w:r>
      </w:del>
      <w:ins w:id="513" w:author="dalan" w:date="2025-07-10T01:40:00Z">
        <w:r w:rsidR="00B02181">
          <w:t xml:space="preserve">may </w:t>
        </w:r>
      </w:ins>
      <w:r>
        <w:t>depend</w:t>
      </w:r>
      <w:del w:id="514" w:author="dalan" w:date="2025-07-10T01:41:00Z">
        <w:r w:rsidDel="00B02181">
          <w:delText>s</w:delText>
        </w:r>
      </w:del>
      <w:r>
        <w:t xml:space="preserve"> on task difficulty</w:t>
      </w:r>
      <w:ins w:id="515" w:author="dalan" w:date="2025-07-10T01:41:00Z">
        <w:r w:rsidR="00B02181">
          <w:t xml:space="preserve">, predictability of stimulus appearance, and </w:t>
        </w:r>
      </w:ins>
      <w:ins w:id="516" w:author="dalan" w:date="2025-07-10T01:42:00Z">
        <w:r w:rsidR="00B02181">
          <w:t xml:space="preserve">sustained attention, confirming previous findings that </w:t>
        </w:r>
      </w:ins>
      <w:del w:id="517" w:author="dalan" w:date="2025-07-10T01:43:00Z">
        <w:r w:rsidDel="00B02181">
          <w:delText xml:space="preserve"> </w:delText>
        </w:r>
        <w:r w:rsidRPr="00C20FCB" w:rsidDel="00B02181">
          <w:rPr>
            <w:highlight w:val="darkCyan"/>
          </w:rPr>
          <w:delText>and</w:delText>
        </w:r>
        <w:r w:rsidR="00C20FCB" w:rsidRPr="00C20FCB" w:rsidDel="00B02181">
          <w:rPr>
            <w:highlight w:val="darkCyan"/>
          </w:rPr>
          <w:delText xml:space="preserve"> confirmed previous findings that it</w:delText>
        </w:r>
        <w:r w:rsidR="00C20FCB" w:rsidDel="00B02181">
          <w:delText xml:space="preserve"> </w:delText>
        </w:r>
        <w:r w:rsidDel="00B02181">
          <w:delText>may be not fully automatic.</w:delText>
        </w:r>
      </w:del>
      <w:ins w:id="518" w:author="dalan" w:date="2025-07-10T01:43:00Z">
        <w:r w:rsidR="00B02181">
          <w:t>GCE</w:t>
        </w:r>
        <w:r w:rsidR="002A765D">
          <w:t xml:space="preserve"> </w:t>
        </w:r>
      </w:ins>
      <w:ins w:id="519" w:author="dalan" w:date="2025-07-10T01:44:00Z">
        <w:r w:rsidR="00F4065F">
          <w:t xml:space="preserve">combines both </w:t>
        </w:r>
      </w:ins>
      <w:ins w:id="520" w:author="dalan" w:date="2025-07-10T01:45:00Z">
        <w:r w:rsidR="00F4065F">
          <w:t>exogenous</w:t>
        </w:r>
        <w:r w:rsidR="002B26CD">
          <w:t xml:space="preserve"> (</w:t>
        </w:r>
        <w:proofErr w:type="spellStart"/>
        <w:r w:rsidR="002B26CD">
          <w:t>refle</w:t>
        </w:r>
      </w:ins>
      <w:ins w:id="521" w:author="dalan" w:date="2025-07-10T01:46:00Z">
        <w:r w:rsidR="002B26CD">
          <w:t>xtive</w:t>
        </w:r>
        <w:proofErr w:type="spellEnd"/>
        <w:r w:rsidR="002B26CD">
          <w:t>, automatic)</w:t>
        </w:r>
      </w:ins>
      <w:ins w:id="522" w:author="dalan" w:date="2025-07-10T01:45:00Z">
        <w:r w:rsidR="00F4065F">
          <w:t xml:space="preserve"> and endogenous </w:t>
        </w:r>
      </w:ins>
      <w:ins w:id="523" w:author="dalan" w:date="2025-07-10T01:46:00Z">
        <w:r w:rsidR="002B26CD">
          <w:t>(controlled, strategic) types of attentional orienting</w:t>
        </w:r>
        <w:del w:id="524" w:author="Karolina Staikova" w:date="2025-07-11T07:43:00Z">
          <w:r w:rsidR="002B26CD" w:rsidDel="00A84996">
            <w:delText xml:space="preserve"> (</w:delText>
          </w:r>
          <w:r w:rsidR="00CC6DF8" w:rsidDel="00A84996">
            <w:delText>Murray et al., 2023</w:delText>
          </w:r>
          <w:r w:rsidR="002B26CD" w:rsidDel="00A84996">
            <w:delText>)</w:delText>
          </w:r>
        </w:del>
      </w:ins>
      <w:ins w:id="525" w:author="Karolina Staikova" w:date="2025-07-11T07:43:00Z">
        <w:r w:rsidR="00A84996">
          <w:rPr>
            <w:lang w:val="en-US"/>
          </w:rPr>
          <w:t xml:space="preserve"> [35]</w:t>
        </w:r>
      </w:ins>
      <w:ins w:id="526" w:author="dalan" w:date="2025-07-10T01:46:00Z">
        <w:r w:rsidR="002B26CD">
          <w:t>.</w:t>
        </w:r>
      </w:ins>
      <w:del w:id="527" w:author="dalan" w:date="2025-07-10T01:46:00Z">
        <w:r w:rsidDel="002B26CD">
          <w:delText xml:space="preserve"> </w:delText>
        </w:r>
      </w:del>
    </w:p>
    <w:p w14:paraId="04D3ED92" w14:textId="77777777" w:rsidR="00115341" w:rsidRDefault="00115341" w:rsidP="003F3012">
      <w:pPr>
        <w:pStyle w:val="Head1"/>
      </w:pPr>
      <w:r w:rsidRPr="00115341">
        <w:t>Conclusion</w:t>
      </w:r>
    </w:p>
    <w:p w14:paraId="514DA725" w14:textId="14E96025" w:rsidR="00E003EC" w:rsidRPr="00D92194" w:rsidRDefault="00E003EC" w:rsidP="008770EA">
      <w:pPr>
        <w:pStyle w:val="Para"/>
      </w:pPr>
      <w:r w:rsidRPr="00D92194">
        <w:t xml:space="preserve">In conclusion, the present study adds the </w:t>
      </w:r>
      <w:ins w:id="528" w:author="dalan" w:date="2025-07-10T01:48:00Z">
        <w:r w:rsidR="00CD4858">
          <w:t xml:space="preserve">action control </w:t>
        </w:r>
      </w:ins>
      <w:del w:id="529" w:author="dalan" w:date="2025-07-10T01:48:00Z">
        <w:r w:rsidRPr="00D92194" w:rsidDel="00CD4858">
          <w:delText xml:space="preserve">sense of agency </w:delText>
        </w:r>
      </w:del>
      <w:r w:rsidRPr="00D92194">
        <w:t>(</w:t>
      </w:r>
      <w:proofErr w:type="spellStart"/>
      <w:r w:rsidRPr="00D92194">
        <w:t>SoA</w:t>
      </w:r>
      <w:proofErr w:type="spellEnd"/>
      <w:r w:rsidRPr="00D92194">
        <w:t xml:space="preserve">) as a potential modulatory factor in </w:t>
      </w:r>
      <w:del w:id="530" w:author="dalan" w:date="2025-07-10T01:48:00Z">
        <w:r w:rsidRPr="00D92194" w:rsidDel="00690C4D">
          <w:delText>gaze cueing (</w:delText>
        </w:r>
      </w:del>
      <w:r w:rsidRPr="00D92194">
        <w:t>GC</w:t>
      </w:r>
      <w:ins w:id="531" w:author="dalan" w:date="2025-07-10T01:48:00Z">
        <w:r w:rsidR="00690C4D">
          <w:t>E</w:t>
        </w:r>
      </w:ins>
      <w:del w:id="532" w:author="dalan" w:date="2025-07-10T01:48:00Z">
        <w:r w:rsidRPr="00D92194" w:rsidDel="00690C4D">
          <w:delText>)</w:delText>
        </w:r>
      </w:del>
      <w:r w:rsidRPr="00D92194">
        <w:t>, thereby supporting existing research that GC</w:t>
      </w:r>
      <w:ins w:id="533" w:author="dalan" w:date="2025-07-10T01:48:00Z">
        <w:r w:rsidR="00EA767E">
          <w:t>E</w:t>
        </w:r>
      </w:ins>
      <w:r w:rsidRPr="00D92194">
        <w:t xml:space="preserve"> is not merely an automatic, reflexive mechanism but a more complex phenomenon</w:t>
      </w:r>
      <w:ins w:id="534" w:author="Karolina Staikova" w:date="2025-07-11T07:52:00Z">
        <w:r w:rsidR="002B6291">
          <w:t xml:space="preserve"> [24]</w:t>
        </w:r>
      </w:ins>
      <w:ins w:id="535" w:author="dalan" w:date="2025-07-10T01:49:00Z">
        <w:del w:id="536" w:author="Karolina Staikova" w:date="2025-07-11T07:52:00Z">
          <w:r w:rsidR="006D72CB" w:rsidDel="002B6291">
            <w:delText xml:space="preserve"> (REF)</w:delText>
          </w:r>
        </w:del>
      </w:ins>
      <w:r w:rsidRPr="00D92194">
        <w:t xml:space="preserve">. Our findings suggest that </w:t>
      </w:r>
      <w:del w:id="537" w:author="dalan" w:date="2025-07-10T01:49:00Z">
        <w:r w:rsidRPr="00D92194" w:rsidDel="00C876F6">
          <w:delText xml:space="preserve">GC </w:delText>
        </w:r>
      </w:del>
      <w:ins w:id="538" w:author="dalan" w:date="2025-07-10T01:49:00Z">
        <w:r w:rsidR="00C876F6">
          <w:t>gaze cuing</w:t>
        </w:r>
        <w:r w:rsidR="00C876F6" w:rsidRPr="00D92194">
          <w:t xml:space="preserve"> </w:t>
        </w:r>
      </w:ins>
      <w:r w:rsidRPr="00D92194">
        <w:t xml:space="preserve">can be influenced by transient, experimentally induced internal states of the observer, such as </w:t>
      </w:r>
      <w:commentRangeStart w:id="539"/>
      <w:del w:id="540" w:author="dalan" w:date="2025-07-10T01:49:00Z">
        <w:r w:rsidRPr="00D92194" w:rsidDel="003861FD">
          <w:delText xml:space="preserve">perceived </w:delText>
        </w:r>
      </w:del>
      <w:commentRangeEnd w:id="539"/>
      <w:r w:rsidR="003861FD">
        <w:rPr>
          <w:rStyle w:val="CommentReference"/>
        </w:rPr>
        <w:commentReference w:id="539"/>
      </w:r>
      <w:ins w:id="541" w:author="dalan" w:date="2025-07-10T01:49:00Z">
        <w:r w:rsidR="00C57EFC">
          <w:t xml:space="preserve">action </w:t>
        </w:r>
      </w:ins>
      <w:r w:rsidRPr="00D92194">
        <w:t>control.</w:t>
      </w:r>
    </w:p>
    <w:p w14:paraId="2B121D9F" w14:textId="26FFED17" w:rsidR="00E003EC" w:rsidRPr="00D92194" w:rsidRDefault="00E003EC" w:rsidP="008770EA">
      <w:pPr>
        <w:pStyle w:val="Para"/>
      </w:pPr>
      <w:r w:rsidRPr="00D92194">
        <w:t xml:space="preserve">Furthermore, the stark differences observed between the control condition and the </w:t>
      </w:r>
      <w:del w:id="542" w:author="dalan" w:date="2025-07-10T01:51:00Z">
        <w:r w:rsidRPr="00D92194" w:rsidDel="009D74E6">
          <w:delText>congruent/incongruent</w:delText>
        </w:r>
      </w:del>
      <w:ins w:id="543" w:author="dalan" w:date="2025-07-10T01:51:00Z">
        <w:r w:rsidR="009D74E6">
          <w:t>action-outcome consiste</w:t>
        </w:r>
      </w:ins>
      <w:ins w:id="544" w:author="dalan" w:date="2025-07-10T01:52:00Z">
        <w:r w:rsidR="009D74E6">
          <w:t>nt and inconsistent</w:t>
        </w:r>
      </w:ins>
      <w:r w:rsidRPr="00D92194">
        <w:t xml:space="preserve"> </w:t>
      </w:r>
      <w:proofErr w:type="spellStart"/>
      <w:r w:rsidRPr="00D92194">
        <w:t>conditions</w:t>
      </w:r>
      <w:del w:id="545" w:author="dalan" w:date="2025-07-10T01:52:00Z">
        <w:r w:rsidRPr="00D92194" w:rsidDel="009D74E6">
          <w:delText>—</w:delText>
        </w:r>
      </w:del>
      <w:r w:rsidRPr="00D92194">
        <w:t>aligned</w:t>
      </w:r>
      <w:proofErr w:type="spellEnd"/>
      <w:r w:rsidRPr="00D92194">
        <w:t xml:space="preserve"> with prior literature</w:t>
      </w:r>
      <w:ins w:id="546" w:author="Karolina Staikova" w:date="2025-07-11T07:54:00Z">
        <w:r w:rsidR="002B6291">
          <w:t xml:space="preserve"> [1] </w:t>
        </w:r>
      </w:ins>
      <w:ins w:id="547" w:author="dalan" w:date="2025-07-10T01:52:00Z">
        <w:del w:id="548" w:author="Karolina Staikova" w:date="2025-07-11T07:54:00Z">
          <w:r w:rsidR="00125C53" w:rsidDel="002B6291">
            <w:delText xml:space="preserve"> (REF)</w:delText>
          </w:r>
        </w:del>
      </w:ins>
      <w:del w:id="549" w:author="dalan" w:date="2025-07-10T01:52:00Z">
        <w:r w:rsidRPr="00D92194" w:rsidDel="00125C53">
          <w:delText>—</w:delText>
        </w:r>
      </w:del>
      <w:ins w:id="550" w:author="dalan" w:date="2025-07-10T01:52:00Z">
        <w:r w:rsidR="00125C53">
          <w:t xml:space="preserve"> and </w:t>
        </w:r>
      </w:ins>
      <w:r w:rsidRPr="00D92194">
        <w:t xml:space="preserve">demonstrate that individuals preferentially allocate attention toward environmental elements they feel associated with or responsible for, reinforcing the idea that </w:t>
      </w:r>
      <w:proofErr w:type="spellStart"/>
      <w:r w:rsidRPr="00D92194">
        <w:t>SoA</w:t>
      </w:r>
      <w:proofErr w:type="spellEnd"/>
      <w:r w:rsidRPr="00D92194">
        <w:t xml:space="preserve"> enhances attentional engagement.</w:t>
      </w:r>
    </w:p>
    <w:p w14:paraId="710714CE" w14:textId="30164E8B" w:rsidR="00E003EC" w:rsidRPr="00D92194" w:rsidRDefault="00E003EC" w:rsidP="008770EA">
      <w:pPr>
        <w:pStyle w:val="Para"/>
      </w:pPr>
      <w:r w:rsidRPr="00D92194">
        <w:t xml:space="preserve">The relationship between </w:t>
      </w:r>
      <w:proofErr w:type="spellStart"/>
      <w:r w:rsidRPr="00D92194">
        <w:t>SoA</w:t>
      </w:r>
      <w:proofErr w:type="spellEnd"/>
      <w:r w:rsidRPr="00D92194">
        <w:t xml:space="preserve"> and </w:t>
      </w:r>
      <w:ins w:id="551" w:author="dalan" w:date="2025-07-10T01:53:00Z">
        <w:r w:rsidR="0048349E">
          <w:t xml:space="preserve">gaze cuing </w:t>
        </w:r>
      </w:ins>
      <w:del w:id="552" w:author="dalan" w:date="2025-07-10T01:53:00Z">
        <w:r w:rsidRPr="00D92194" w:rsidDel="0048349E">
          <w:delText>GC</w:delText>
        </w:r>
      </w:del>
      <w:r w:rsidRPr="00D92194">
        <w:t xml:space="preserve"> is still in its early stages of empirical exploration. While the specific mechanism</w:t>
      </w:r>
      <w:del w:id="553" w:author="dalan" w:date="2025-07-10T01:56:00Z">
        <w:r w:rsidRPr="00D92194" w:rsidDel="003735D0">
          <w:delText>s</w:delText>
        </w:r>
      </w:del>
      <w:r w:rsidRPr="00D92194">
        <w:t xml:space="preserve"> of this interaction require further investigation, our findings confirm </w:t>
      </w:r>
      <w:del w:id="554" w:author="dalan" w:date="2025-07-10T01:53:00Z">
        <w:r w:rsidRPr="00D92194" w:rsidDel="003B0020">
          <w:delText xml:space="preserve">the </w:delText>
        </w:r>
      </w:del>
      <w:ins w:id="555" w:author="dalan" w:date="2025-07-10T01:53:00Z">
        <w:r w:rsidR="003B0020">
          <w:t>a possible</w:t>
        </w:r>
        <w:r w:rsidR="003B0020" w:rsidRPr="00D92194">
          <w:t xml:space="preserve"> </w:t>
        </w:r>
      </w:ins>
      <w:r w:rsidRPr="00D92194">
        <w:t>existence of such a link</w:t>
      </w:r>
      <w:del w:id="556" w:author="dalan" w:date="2025-07-10T01:54:00Z">
        <w:r w:rsidRPr="00D92194" w:rsidDel="003B0020">
          <w:delText>—</w:delText>
        </w:r>
      </w:del>
      <w:ins w:id="557" w:author="dalan" w:date="2025-07-10T01:54:00Z">
        <w:r w:rsidR="003B0020">
          <w:t xml:space="preserve"> which could be </w:t>
        </w:r>
        <w:r w:rsidR="00D733EA">
          <w:t xml:space="preserve">viewed as </w:t>
        </w:r>
      </w:ins>
      <w:r w:rsidRPr="00D92194">
        <w:t>an important step toward</w:t>
      </w:r>
      <w:ins w:id="558" w:author="dalan" w:date="2025-07-10T01:54:00Z">
        <w:r w:rsidR="003735D0">
          <w:t>s</w:t>
        </w:r>
      </w:ins>
      <w:r w:rsidRPr="00D92194">
        <w:t xml:space="preserve"> clarifying it. Gaining deeper insight into this connection may contribute to a more integrated understanding of both phenomena, particularly </w:t>
      </w:r>
      <w:proofErr w:type="spellStart"/>
      <w:r w:rsidRPr="00D92194">
        <w:t>SoA</w:t>
      </w:r>
      <w:proofErr w:type="spellEnd"/>
      <w:r w:rsidRPr="00D92194">
        <w:t>, which remains relatively underexplored</w:t>
      </w:r>
      <w:ins w:id="559" w:author="dalan" w:date="2025-07-10T01:56:00Z">
        <w:r w:rsidR="00D306E5">
          <w:t>.</w:t>
        </w:r>
      </w:ins>
      <w:del w:id="560" w:author="dalan" w:date="2025-07-10T01:56:00Z">
        <w:r w:rsidRPr="00D92194" w:rsidDel="00D306E5">
          <w:delText xml:space="preserve"> in comparison</w:delText>
        </w:r>
      </w:del>
      <w:r w:rsidRPr="00D92194">
        <w:t>.</w:t>
      </w:r>
    </w:p>
    <w:p w14:paraId="37B61DF2" w14:textId="70358BD9" w:rsidR="00E003EC" w:rsidRPr="00D92194" w:rsidRDefault="00E003EC" w:rsidP="008770EA">
      <w:pPr>
        <w:pStyle w:val="Para"/>
      </w:pPr>
      <w:r w:rsidRPr="00D92194">
        <w:t xml:space="preserve">Naturally, this study has its limitations. We did not include explicit or implicit </w:t>
      </w:r>
      <w:proofErr w:type="spellStart"/>
      <w:r w:rsidRPr="00D92194">
        <w:t>SoA</w:t>
      </w:r>
      <w:proofErr w:type="spellEnd"/>
      <w:r w:rsidRPr="00D92194">
        <w:t xml:space="preserve"> measurement scales, a decision made to streamline the experimental procedure and reduce cognitive load for participants. </w:t>
      </w:r>
      <w:del w:id="561" w:author="dalan" w:date="2025-07-10T01:57:00Z">
        <w:r w:rsidRPr="00D92194" w:rsidDel="00087842">
          <w:delText xml:space="preserve">Given the pilot nature of the study, we considered this acceptable. </w:delText>
        </w:r>
      </w:del>
      <w:r w:rsidRPr="00D92194">
        <w:t>Nonetheless, we believe</w:t>
      </w:r>
      <w:ins w:id="562" w:author="dalan" w:date="2025-07-10T01:57:00Z">
        <w:r w:rsidR="00087842">
          <w:t xml:space="preserve">, based on a body of previous research </w:t>
        </w:r>
        <w:del w:id="563" w:author="Karolina Staikova" w:date="2025-07-11T07:55:00Z">
          <w:r w:rsidR="00087842" w:rsidDel="00785B9B">
            <w:delText>(REF)</w:delText>
          </w:r>
        </w:del>
      </w:ins>
      <w:ins w:id="564" w:author="Karolina Staikova" w:date="2025-07-11T07:55:00Z">
        <w:r w:rsidR="00785B9B">
          <w:t>[1]</w:t>
        </w:r>
      </w:ins>
      <w:ins w:id="565" w:author="dalan" w:date="2025-07-10T01:57:00Z">
        <w:r w:rsidR="00087842">
          <w:t xml:space="preserve"> as well as research done in our lab (</w:t>
        </w:r>
      </w:ins>
      <w:ins w:id="566" w:author="dalan" w:date="2025-07-10T01:58:00Z">
        <w:r w:rsidR="00087842">
          <w:t>in preparation)</w:t>
        </w:r>
      </w:ins>
      <w:r w:rsidRPr="00D92194">
        <w:t xml:space="preserve"> </w:t>
      </w:r>
      <w:del w:id="567" w:author="dalan" w:date="2025-07-10T01:58:00Z">
        <w:r w:rsidRPr="00D92194" w:rsidDel="00087842">
          <w:delText>it is reasonable</w:delText>
        </w:r>
      </w:del>
      <w:ins w:id="568" w:author="dalan" w:date="2025-07-10T01:58:00Z">
        <w:r w:rsidR="00087842">
          <w:t xml:space="preserve">that </w:t>
        </w:r>
      </w:ins>
      <w:del w:id="569" w:author="dalan" w:date="2025-07-10T01:58:00Z">
        <w:r w:rsidRPr="00D92194" w:rsidDel="00087842">
          <w:delText xml:space="preserve"> to</w:delText>
        </w:r>
      </w:del>
      <w:ins w:id="570" w:author="dalan" w:date="2025-07-10T01:58:00Z">
        <w:r w:rsidR="00087842">
          <w:t>we can</w:t>
        </w:r>
      </w:ins>
      <w:r w:rsidRPr="00D92194">
        <w:t xml:space="preserve"> infer that </w:t>
      </w:r>
      <w:ins w:id="571" w:author="dalan" w:date="2025-07-10T01:58:00Z">
        <w:r w:rsidR="008216D3">
          <w:t>self-</w:t>
        </w:r>
      </w:ins>
      <w:r w:rsidRPr="00D92194">
        <w:t xml:space="preserve">agency was higher in conditions requiring participants to press a button to initiate gaze shifts. </w:t>
      </w:r>
      <w:ins w:id="572" w:author="dalan" w:date="2025-07-10T01:59:00Z">
        <w:r w:rsidR="006043B9">
          <w:t xml:space="preserve">Our </w:t>
        </w:r>
      </w:ins>
      <w:del w:id="573" w:author="dalan" w:date="2025-07-10T01:59:00Z">
        <w:r w:rsidRPr="00D92194" w:rsidDel="006043B9">
          <w:delText>Future</w:delText>
        </w:r>
      </w:del>
      <w:ins w:id="574" w:author="dalan" w:date="2025-07-10T01:59:00Z">
        <w:del w:id="575" w:author="Karolina Staikova" w:date="2025-07-11T00:26:00Z">
          <w:r w:rsidR="006043B9" w:rsidDel="0006112F">
            <w:delText xml:space="preserve"> </w:delText>
          </w:r>
        </w:del>
        <w:r w:rsidR="006043B9">
          <w:t>next</w:t>
        </w:r>
      </w:ins>
      <w:r w:rsidRPr="00D92194">
        <w:t xml:space="preserve"> </w:t>
      </w:r>
      <w:del w:id="576" w:author="dalan" w:date="2025-07-10T01:59:00Z">
        <w:r w:rsidRPr="00D92194" w:rsidDel="006043B9">
          <w:delText xml:space="preserve">studies </w:delText>
        </w:r>
      </w:del>
      <w:ins w:id="577" w:author="dalan" w:date="2025-07-10T01:59:00Z">
        <w:r w:rsidR="006043B9">
          <w:t>experiments</w:t>
        </w:r>
        <w:r w:rsidR="006043B9" w:rsidRPr="00D92194">
          <w:t xml:space="preserve"> </w:t>
        </w:r>
      </w:ins>
      <w:r w:rsidRPr="00D92194">
        <w:t xml:space="preserve">will incorporate </w:t>
      </w:r>
      <w:proofErr w:type="spellStart"/>
      <w:r w:rsidRPr="00D92194">
        <w:t>SoA</w:t>
      </w:r>
      <w:proofErr w:type="spellEnd"/>
      <w:r w:rsidRPr="00D92194">
        <w:t xml:space="preserve"> measurement tools to test this assumption directly.</w:t>
      </w:r>
    </w:p>
    <w:p w14:paraId="60A7912C" w14:textId="59BB6F0A" w:rsidR="00E003EC" w:rsidRPr="00D92194" w:rsidRDefault="00E003EC" w:rsidP="008770EA">
      <w:pPr>
        <w:pStyle w:val="Para"/>
      </w:pPr>
      <w:r w:rsidRPr="00D92194">
        <w:t xml:space="preserve">Additional limitations stem from the demands of the dual-task paradigm. The speed requirement, as well as the subtle color discrimination between the two target hues, likely contributed to task difficulty. </w:t>
      </w:r>
      <w:del w:id="578" w:author="dalan" w:date="2025-07-10T01:59:00Z">
        <w:r w:rsidRPr="00D92194" w:rsidDel="00246515">
          <w:delText xml:space="preserve">Nevertheless, most participants complied with the conditions successfully. </w:delText>
        </w:r>
      </w:del>
      <w:r w:rsidRPr="00D92194">
        <w:t>To further improve participant experience</w:t>
      </w:r>
      <w:ins w:id="579" w:author="dalan" w:date="2025-07-10T02:00:00Z">
        <w:r w:rsidR="00BC4090">
          <w:t xml:space="preserve"> and make the task eas</w:t>
        </w:r>
      </w:ins>
      <w:ins w:id="580" w:author="dalan" w:date="2025-07-10T02:01:00Z">
        <w:r w:rsidR="00BC4090">
          <w:t>ier</w:t>
        </w:r>
      </w:ins>
      <w:r w:rsidRPr="00D92194">
        <w:t xml:space="preserve">, we are considering sequential training for </w:t>
      </w:r>
      <w:r w:rsidRPr="00D92194">
        <w:t>each subtask</w:t>
      </w:r>
      <w:ins w:id="581" w:author="dalan" w:date="2025-07-10T02:00:00Z">
        <w:r w:rsidR="00246515">
          <w:t xml:space="preserve">, as well as to introduce discrimination between basic colors (e.g., </w:t>
        </w:r>
        <w:proofErr w:type="gramStart"/>
        <w:r w:rsidR="00246515">
          <w:t>green</w:t>
        </w:r>
        <w:proofErr w:type="gramEnd"/>
        <w:r w:rsidR="00246515">
          <w:t xml:space="preserve"> and blue)</w:t>
        </w:r>
      </w:ins>
      <w:del w:id="582" w:author="dalan" w:date="2025-07-10T02:00:00Z">
        <w:r w:rsidRPr="00D92194" w:rsidDel="00246515">
          <w:delText>.</w:delText>
        </w:r>
      </w:del>
    </w:p>
    <w:p w14:paraId="17793109" w14:textId="375D41B3" w:rsidR="00D92194" w:rsidRPr="00D92194" w:rsidDel="00D02896" w:rsidRDefault="00D92194" w:rsidP="00090531">
      <w:pPr>
        <w:pStyle w:val="Para"/>
        <w:rPr>
          <w:del w:id="583" w:author="dalan" w:date="2025-07-10T02:01:00Z"/>
        </w:rPr>
      </w:pPr>
      <w:del w:id="584" w:author="dalan" w:date="2025-07-10T02:01:00Z">
        <w:r w:rsidRPr="00D92194" w:rsidDel="00D02896">
          <w:rPr>
            <w:highlight w:val="yellow"/>
          </w:rPr>
          <w:delText>The color aspect….</w:delText>
        </w:r>
        <w:r w:rsidRPr="00D92194" w:rsidDel="00D02896">
          <w:delText xml:space="preserve"> </w:delText>
        </w:r>
      </w:del>
    </w:p>
    <w:p w14:paraId="1F5AD6E6" w14:textId="423326F5" w:rsidR="009F42D0" w:rsidRPr="00D92194" w:rsidRDefault="00E003EC" w:rsidP="008770EA">
      <w:pPr>
        <w:pStyle w:val="Para"/>
      </w:pPr>
      <w:proofErr w:type="gramStart"/>
      <w:r w:rsidRPr="00D92194">
        <w:t>Looking ahead, follow-up studies</w:t>
      </w:r>
      <w:proofErr w:type="gramEnd"/>
      <w:r w:rsidRPr="00D92194">
        <w:t xml:space="preserve"> may incorporate more extended measures of </w:t>
      </w:r>
      <w:proofErr w:type="spellStart"/>
      <w:r w:rsidRPr="00D92194">
        <w:t>SoA</w:t>
      </w:r>
      <w:proofErr w:type="spellEnd"/>
      <w:r w:rsidRPr="00D92194">
        <w:t xml:space="preserve">, as well as a wider range of action modalities (e.g., full motor movements). This would allow for a more nuanced analysis of </w:t>
      </w:r>
      <w:proofErr w:type="spellStart"/>
      <w:r w:rsidRPr="00D92194">
        <w:t>SoA</w:t>
      </w:r>
      <w:proofErr w:type="spellEnd"/>
      <w:r w:rsidRPr="00D92194">
        <w:t xml:space="preserve"> and a clearer understanding of how it modulates </w:t>
      </w:r>
      <w:del w:id="585" w:author="dalan" w:date="2025-07-10T02:02:00Z">
        <w:r w:rsidRPr="00D92194" w:rsidDel="00E73234">
          <w:delText>gaze cueing effects</w:delText>
        </w:r>
      </w:del>
      <w:ins w:id="586" w:author="dalan" w:date="2025-07-10T02:02:00Z">
        <w:r w:rsidR="00E73234">
          <w:t>social attentional orienting</w:t>
        </w:r>
      </w:ins>
      <w:r w:rsidRPr="00D92194">
        <w:t>.</w:t>
      </w:r>
      <w:r w:rsidR="008F2E75" w:rsidRPr="00D92194">
        <w:t xml:space="preserve"> </w:t>
      </w:r>
    </w:p>
    <w:p w14:paraId="7AF30AF8" w14:textId="77777777" w:rsidR="00052C34" w:rsidRPr="00763D9D" w:rsidRDefault="00052C34" w:rsidP="00E73234">
      <w:pPr>
        <w:pStyle w:val="AckHead"/>
        <w:rPr>
          <w:lang w:val="bg-BG"/>
        </w:rPr>
      </w:pPr>
      <w:r w:rsidRPr="00586A35">
        <w:t>ACKNOWLEDGMENTS</w:t>
      </w:r>
    </w:p>
    <w:p w14:paraId="58F8CEFE" w14:textId="77777777" w:rsidR="00115341" w:rsidRPr="00C269FC" w:rsidRDefault="00115341" w:rsidP="00115341">
      <w:r>
        <w:t xml:space="preserve">We are grateful to </w:t>
      </w:r>
      <w:proofErr w:type="spellStart"/>
      <w:r>
        <w:t>Mihail</w:t>
      </w:r>
      <w:proofErr w:type="spellEnd"/>
      <w:r>
        <w:t xml:space="preserve"> </w:t>
      </w:r>
      <w:proofErr w:type="spellStart"/>
      <w:r>
        <w:t>Karagerov</w:t>
      </w:r>
      <w:proofErr w:type="spellEnd"/>
      <w:r>
        <w:t xml:space="preserve"> for help in data gathering.</w:t>
      </w:r>
    </w:p>
    <w:p w14:paraId="5C29CCB3" w14:textId="77777777" w:rsidR="00AA10C4" w:rsidRPr="00586A35" w:rsidRDefault="00AA10C4" w:rsidP="00DD476E">
      <w:pPr>
        <w:pStyle w:val="AckPara"/>
        <w:rPr>
          <w14:ligatures w14:val="standard"/>
        </w:rPr>
      </w:pPr>
    </w:p>
    <w:p w14:paraId="4A9ED47B" w14:textId="77777777" w:rsidR="0007392C" w:rsidRPr="00586A35" w:rsidRDefault="00AA5BF1" w:rsidP="00AA5BF1">
      <w:pPr>
        <w:pStyle w:val="ReferenceHead"/>
        <w:rPr>
          <w14:ligatures w14:val="standard"/>
        </w:rPr>
      </w:pPr>
      <w:r w:rsidRPr="00586A35">
        <w:rPr>
          <w14:ligatures w14:val="standard"/>
        </w:rPr>
        <w:t>REFERENCES</w:t>
      </w:r>
    </w:p>
    <w:p w14:paraId="4A4A4A46" w14:textId="77777777" w:rsidR="00C20FCB" w:rsidRPr="00C20FCB" w:rsidRDefault="00C20FCB" w:rsidP="00A84996">
      <w:pPr>
        <w:pStyle w:val="Bibentry"/>
      </w:pPr>
      <w:r w:rsidRPr="00C20FCB">
        <w:t>[1]</w:t>
      </w:r>
    </w:p>
    <w:p w14:paraId="1F10463C" w14:textId="77777777" w:rsidR="00C20FCB" w:rsidRPr="00C20FCB" w:rsidRDefault="00C20FCB" w:rsidP="00A84996">
      <w:pPr>
        <w:pStyle w:val="Bibentry"/>
      </w:pPr>
      <w:r w:rsidRPr="00C20FCB">
        <w:t xml:space="preserve">J. Metcalfe and H. S. Terrace, </w:t>
      </w:r>
      <w:proofErr w:type="gramStart"/>
      <w:r w:rsidRPr="00C20FCB">
        <w:rPr>
          <w:i/>
          <w:iCs/>
        </w:rPr>
        <w:t>Agency</w:t>
      </w:r>
      <w:proofErr w:type="gramEnd"/>
      <w:r w:rsidRPr="00C20FCB">
        <w:rPr>
          <w:i/>
          <w:iCs/>
        </w:rPr>
        <w:t xml:space="preserve"> and Joint Attention</w:t>
      </w:r>
      <w:r w:rsidRPr="00C20FCB">
        <w:t>. 2013.</w:t>
      </w:r>
    </w:p>
    <w:p w14:paraId="4E63275D" w14:textId="77777777" w:rsidR="00C20FCB" w:rsidRPr="00C20FCB" w:rsidRDefault="00C20FCB" w:rsidP="00A84996">
      <w:pPr>
        <w:pStyle w:val="Bibentry"/>
      </w:pPr>
      <w:r w:rsidRPr="00C20FCB">
        <w:t>[2]</w:t>
      </w:r>
    </w:p>
    <w:p w14:paraId="4CEA0422" w14:textId="77777777" w:rsidR="00C20FCB" w:rsidRPr="00C20FCB" w:rsidRDefault="00C20FCB" w:rsidP="00A84996">
      <w:pPr>
        <w:pStyle w:val="Bibentry"/>
      </w:pPr>
      <w:r w:rsidRPr="00C20FCB">
        <w:t xml:space="preserve">S.-J. Blakemore, D. M. Wolpert, and C. D. Frith, “Central cancellation of self-produced tickle sensation,” </w:t>
      </w:r>
      <w:r w:rsidRPr="00C20FCB">
        <w:rPr>
          <w:i/>
          <w:iCs/>
        </w:rPr>
        <w:t xml:space="preserve">Nat </w:t>
      </w:r>
      <w:proofErr w:type="spellStart"/>
      <w:r w:rsidRPr="00C20FCB">
        <w:rPr>
          <w:i/>
          <w:iCs/>
        </w:rPr>
        <w:t>Neurosci</w:t>
      </w:r>
      <w:proofErr w:type="spellEnd"/>
      <w:r w:rsidRPr="00C20FCB">
        <w:t xml:space="preserve">, vol. 1, no. 7, pp. 635–640, Nov. 1998, </w:t>
      </w:r>
      <w:proofErr w:type="spellStart"/>
      <w:r w:rsidRPr="00C20FCB">
        <w:t>doi</w:t>
      </w:r>
      <w:proofErr w:type="spellEnd"/>
      <w:r w:rsidRPr="00C20FCB">
        <w:t xml:space="preserve">: </w:t>
      </w:r>
      <w:hyperlink r:id="rId21" w:history="1">
        <w:r w:rsidRPr="00C20FCB">
          <w:rPr>
            <w:rStyle w:val="Hyperlink"/>
            <w14:ligatures w14:val="standard"/>
          </w:rPr>
          <w:t>10.1038/2870</w:t>
        </w:r>
      </w:hyperlink>
      <w:r w:rsidRPr="00C20FCB">
        <w:t>.</w:t>
      </w:r>
    </w:p>
    <w:p w14:paraId="48AD7507" w14:textId="77777777" w:rsidR="00C20FCB" w:rsidRPr="00C20FCB" w:rsidRDefault="00C20FCB" w:rsidP="00A84996">
      <w:pPr>
        <w:pStyle w:val="Bibentry"/>
      </w:pPr>
      <w:r w:rsidRPr="00C20FCB">
        <w:t>[3]</w:t>
      </w:r>
    </w:p>
    <w:p w14:paraId="416F5DDE" w14:textId="77777777" w:rsidR="00C20FCB" w:rsidRPr="00C20FCB" w:rsidRDefault="00C20FCB" w:rsidP="00A84996">
      <w:pPr>
        <w:pStyle w:val="Bibentry"/>
      </w:pPr>
      <w:r w:rsidRPr="00C20FCB">
        <w:t xml:space="preserve">N. </w:t>
      </w:r>
      <w:proofErr w:type="spellStart"/>
      <w:r w:rsidRPr="00C20FCB">
        <w:t>Lavie</w:t>
      </w:r>
      <w:proofErr w:type="spellEnd"/>
      <w:r w:rsidRPr="00C20FCB">
        <w:t xml:space="preserve">, “Distracted and </w:t>
      </w:r>
      <w:proofErr w:type="gramStart"/>
      <w:r w:rsidRPr="00C20FCB">
        <w:t>confused?:</w:t>
      </w:r>
      <w:proofErr w:type="gramEnd"/>
      <w:r w:rsidRPr="00C20FCB">
        <w:t xml:space="preserve"> Selective attention under load,” </w:t>
      </w:r>
      <w:r w:rsidRPr="00C20FCB">
        <w:rPr>
          <w:i/>
          <w:iCs/>
        </w:rPr>
        <w:t>Trends in Cognitive Sciences</w:t>
      </w:r>
      <w:r w:rsidRPr="00C20FCB">
        <w:t xml:space="preserve">, vol. 9, no. 2, pp. 75–82, Feb. 2005, </w:t>
      </w:r>
      <w:proofErr w:type="spellStart"/>
      <w:r w:rsidRPr="00C20FCB">
        <w:t>doi</w:t>
      </w:r>
      <w:proofErr w:type="spellEnd"/>
      <w:r w:rsidRPr="00C20FCB">
        <w:t xml:space="preserve">: </w:t>
      </w:r>
      <w:hyperlink r:id="rId22" w:history="1">
        <w:r w:rsidRPr="00C20FCB">
          <w:rPr>
            <w:rStyle w:val="Hyperlink"/>
            <w14:ligatures w14:val="standard"/>
          </w:rPr>
          <w:t>10.1016/j.tics.2004.12.004</w:t>
        </w:r>
      </w:hyperlink>
      <w:r w:rsidRPr="00C20FCB">
        <w:t>.</w:t>
      </w:r>
    </w:p>
    <w:p w14:paraId="6870DCB2" w14:textId="77777777" w:rsidR="00C20FCB" w:rsidRPr="00C20FCB" w:rsidRDefault="00C20FCB" w:rsidP="00A84996">
      <w:pPr>
        <w:pStyle w:val="Bibentry"/>
      </w:pPr>
      <w:r w:rsidRPr="00C20FCB">
        <w:t>[4]</w:t>
      </w:r>
    </w:p>
    <w:p w14:paraId="4CCF8AB4" w14:textId="77777777" w:rsidR="00C20FCB" w:rsidRPr="00C20FCB" w:rsidRDefault="00C20FCB" w:rsidP="00A84996">
      <w:pPr>
        <w:pStyle w:val="Bibentry"/>
      </w:pPr>
      <w:r w:rsidRPr="00C20FCB">
        <w:t xml:space="preserve">S. R. H. Langton, R. J. Watt, and V. Bruce, “Do the eyes have it? Cues to the direction of social attention,” </w:t>
      </w:r>
      <w:r w:rsidRPr="00C20FCB">
        <w:rPr>
          <w:i/>
          <w:iCs/>
        </w:rPr>
        <w:t>Trends in Cognitive Sciences</w:t>
      </w:r>
      <w:r w:rsidRPr="00C20FCB">
        <w:t xml:space="preserve">, vol. 4, no. 2, pp. 50–59, Feb. 2000, </w:t>
      </w:r>
      <w:proofErr w:type="spellStart"/>
      <w:r w:rsidRPr="00C20FCB">
        <w:t>doi</w:t>
      </w:r>
      <w:proofErr w:type="spellEnd"/>
      <w:r w:rsidRPr="00C20FCB">
        <w:t xml:space="preserve">: </w:t>
      </w:r>
      <w:hyperlink r:id="rId23" w:history="1">
        <w:r w:rsidRPr="00C20FCB">
          <w:rPr>
            <w:rStyle w:val="Hyperlink"/>
            <w14:ligatures w14:val="standard"/>
          </w:rPr>
          <w:t>10.1016/S1364-6613(99)01436-9</w:t>
        </w:r>
      </w:hyperlink>
      <w:r w:rsidRPr="00C20FCB">
        <w:t>.</w:t>
      </w:r>
    </w:p>
    <w:p w14:paraId="510906C3" w14:textId="77777777" w:rsidR="00C20FCB" w:rsidRPr="00C20FCB" w:rsidRDefault="00C20FCB" w:rsidP="00A84996">
      <w:pPr>
        <w:pStyle w:val="Bibentry"/>
      </w:pPr>
      <w:r w:rsidRPr="00C20FCB">
        <w:t>[5]</w:t>
      </w:r>
    </w:p>
    <w:p w14:paraId="62554BD7" w14:textId="77777777" w:rsidR="00C20FCB" w:rsidRPr="00C20FCB" w:rsidRDefault="00C20FCB" w:rsidP="00A84996">
      <w:pPr>
        <w:pStyle w:val="Bibentry"/>
      </w:pPr>
      <w:r w:rsidRPr="00C20FCB">
        <w:t xml:space="preserve">E. Mansfield, T. </w:t>
      </w:r>
      <w:proofErr w:type="spellStart"/>
      <w:r w:rsidRPr="00C20FCB">
        <w:t>Farroni</w:t>
      </w:r>
      <w:proofErr w:type="spellEnd"/>
      <w:r w:rsidRPr="00C20FCB">
        <w:t xml:space="preserve">, and M. Johnson, “Does gaze perception facilitate overt </w:t>
      </w:r>
      <w:proofErr w:type="gramStart"/>
      <w:r w:rsidRPr="00C20FCB">
        <w:t>orienting?,</w:t>
      </w:r>
      <w:proofErr w:type="gramEnd"/>
      <w:r w:rsidRPr="00C20FCB">
        <w:t xml:space="preserve">” </w:t>
      </w:r>
      <w:r w:rsidRPr="00C20FCB">
        <w:rPr>
          <w:i/>
          <w:iCs/>
        </w:rPr>
        <w:t>Visual Cognition</w:t>
      </w:r>
      <w:r w:rsidRPr="00C20FCB">
        <w:t xml:space="preserve">, vol. 10, no. 1, pp. 7–14, Jan. 2003, </w:t>
      </w:r>
      <w:proofErr w:type="spellStart"/>
      <w:r w:rsidRPr="00C20FCB">
        <w:t>doi</w:t>
      </w:r>
      <w:proofErr w:type="spellEnd"/>
      <w:r w:rsidRPr="00C20FCB">
        <w:t xml:space="preserve">: </w:t>
      </w:r>
      <w:hyperlink r:id="rId24" w:history="1">
        <w:r w:rsidRPr="00C20FCB">
          <w:rPr>
            <w:rStyle w:val="Hyperlink"/>
            <w14:ligatures w14:val="standard"/>
          </w:rPr>
          <w:t>10.1080/713756671</w:t>
        </w:r>
      </w:hyperlink>
      <w:r w:rsidRPr="00C20FCB">
        <w:t>.</w:t>
      </w:r>
    </w:p>
    <w:p w14:paraId="7D4B719C" w14:textId="77777777" w:rsidR="00C20FCB" w:rsidRPr="00C20FCB" w:rsidRDefault="00C20FCB" w:rsidP="00A84996">
      <w:pPr>
        <w:pStyle w:val="Bibentry"/>
      </w:pPr>
      <w:r w:rsidRPr="00C20FCB">
        <w:t>[6]</w:t>
      </w:r>
    </w:p>
    <w:p w14:paraId="52526D33" w14:textId="77777777" w:rsidR="00C20FCB" w:rsidRPr="00C20FCB" w:rsidRDefault="00C20FCB" w:rsidP="00A84996">
      <w:pPr>
        <w:pStyle w:val="Bibentry"/>
      </w:pPr>
      <w:r w:rsidRPr="00C20FCB">
        <w:t xml:space="preserve">J. K. Hietanen, “Does your gaze direction and head orientation shift my visual attention?:,” </w:t>
      </w:r>
      <w:proofErr w:type="spellStart"/>
      <w:r w:rsidRPr="00C20FCB">
        <w:rPr>
          <w:i/>
          <w:iCs/>
        </w:rPr>
        <w:t>NeuroReport</w:t>
      </w:r>
      <w:proofErr w:type="spellEnd"/>
      <w:r w:rsidRPr="00C20FCB">
        <w:t xml:space="preserve">, vol. 10, no. 16, pp. 3443–3447, Nov. 1999, </w:t>
      </w:r>
      <w:proofErr w:type="spellStart"/>
      <w:r w:rsidRPr="00C20FCB">
        <w:t>doi</w:t>
      </w:r>
      <w:proofErr w:type="spellEnd"/>
      <w:r w:rsidRPr="00C20FCB">
        <w:t xml:space="preserve">: </w:t>
      </w:r>
      <w:hyperlink r:id="rId25" w:history="1">
        <w:r w:rsidRPr="00C20FCB">
          <w:rPr>
            <w:rStyle w:val="Hyperlink"/>
            <w14:ligatures w14:val="standard"/>
          </w:rPr>
          <w:t>10.1097/00001756-199911080-00033</w:t>
        </w:r>
      </w:hyperlink>
      <w:r w:rsidRPr="00C20FCB">
        <w:t>.</w:t>
      </w:r>
    </w:p>
    <w:p w14:paraId="3F341D5C" w14:textId="77777777" w:rsidR="00C20FCB" w:rsidRPr="00C20FCB" w:rsidRDefault="00C20FCB" w:rsidP="00A84996">
      <w:pPr>
        <w:pStyle w:val="Bibentry"/>
      </w:pPr>
      <w:r w:rsidRPr="00C20FCB">
        <w:t>[7]</w:t>
      </w:r>
    </w:p>
    <w:p w14:paraId="4D573879" w14:textId="77777777" w:rsidR="00C20FCB" w:rsidRPr="00C20FCB" w:rsidRDefault="00C20FCB" w:rsidP="00A84996">
      <w:pPr>
        <w:pStyle w:val="Bibentry"/>
      </w:pPr>
      <w:r w:rsidRPr="00C20FCB">
        <w:rPr>
          <w:lang w:val="de-DE"/>
        </w:rPr>
        <w:t xml:space="preserve">W. Schneider, A. </w:t>
      </w:r>
      <w:proofErr w:type="spellStart"/>
      <w:r w:rsidRPr="00C20FCB">
        <w:rPr>
          <w:lang w:val="de-DE"/>
        </w:rPr>
        <w:t>Eschman</w:t>
      </w:r>
      <w:proofErr w:type="spellEnd"/>
      <w:r w:rsidRPr="00C20FCB">
        <w:rPr>
          <w:lang w:val="de-DE"/>
        </w:rPr>
        <w:t xml:space="preserve">, and A. </w:t>
      </w:r>
      <w:proofErr w:type="spellStart"/>
      <w:r w:rsidRPr="00C20FCB">
        <w:rPr>
          <w:lang w:val="de-DE"/>
        </w:rPr>
        <w:t>Zuccolotto</w:t>
      </w:r>
      <w:proofErr w:type="spellEnd"/>
      <w:r w:rsidRPr="00C20FCB">
        <w:rPr>
          <w:lang w:val="de-DE"/>
        </w:rPr>
        <w:t xml:space="preserve">, </w:t>
      </w:r>
      <w:r w:rsidRPr="00C20FCB">
        <w:rPr>
          <w:i/>
          <w:iCs/>
          <w:lang w:val="de-DE"/>
        </w:rPr>
        <w:t>E-Prime</w:t>
      </w:r>
      <w:r w:rsidRPr="00C20FCB">
        <w:rPr>
          <w:lang w:val="de-DE"/>
        </w:rPr>
        <w:t xml:space="preserve">. </w:t>
      </w:r>
      <w:r w:rsidRPr="00C20FCB">
        <w:t>(2002). Psychology Software Tools Inc., Pittsburgh, PA:</w:t>
      </w:r>
    </w:p>
    <w:p w14:paraId="261E62EF" w14:textId="77777777" w:rsidR="00C20FCB" w:rsidRPr="00C20FCB" w:rsidRDefault="00C20FCB" w:rsidP="00A84996">
      <w:pPr>
        <w:pStyle w:val="Bibentry"/>
      </w:pPr>
      <w:r w:rsidRPr="00C20FCB">
        <w:t>[8]</w:t>
      </w:r>
    </w:p>
    <w:p w14:paraId="76C630A8" w14:textId="77777777" w:rsidR="00C20FCB" w:rsidRPr="00C20FCB" w:rsidRDefault="00C20FCB" w:rsidP="00A84996">
      <w:pPr>
        <w:pStyle w:val="Bibentry"/>
      </w:pPr>
      <w:r w:rsidRPr="00C20FCB">
        <w:t xml:space="preserve">James W. Moore </w:t>
      </w:r>
      <w:r w:rsidRPr="00C20FCB">
        <w:rPr>
          <w:i/>
          <w:iCs/>
        </w:rPr>
        <w:t>et al.</w:t>
      </w:r>
      <w:r w:rsidRPr="00C20FCB">
        <w:t xml:space="preserve">, “Exploring implicit and explicit aspects of sense of agency.,” </w:t>
      </w:r>
      <w:r w:rsidRPr="00C20FCB">
        <w:rPr>
          <w:i/>
          <w:iCs/>
        </w:rPr>
        <w:t>Consciousness and Cognition</w:t>
      </w:r>
      <w:r w:rsidRPr="00C20FCB">
        <w:t xml:space="preserve">, vol. 21, no. 4, pp. 1748–1753, Dec. 2012, </w:t>
      </w:r>
      <w:proofErr w:type="spellStart"/>
      <w:r w:rsidRPr="00C20FCB">
        <w:t>doi</w:t>
      </w:r>
      <w:proofErr w:type="spellEnd"/>
      <w:r w:rsidRPr="00C20FCB">
        <w:t xml:space="preserve">: </w:t>
      </w:r>
      <w:hyperlink r:id="rId26" w:history="1">
        <w:r w:rsidRPr="00C20FCB">
          <w:rPr>
            <w:rStyle w:val="Hyperlink"/>
            <w14:ligatures w14:val="standard"/>
          </w:rPr>
          <w:t>10.1016/j.concog.2012.10.005</w:t>
        </w:r>
      </w:hyperlink>
      <w:r w:rsidRPr="00C20FCB">
        <w:t>.</w:t>
      </w:r>
    </w:p>
    <w:p w14:paraId="2C4581F6" w14:textId="77777777" w:rsidR="00C20FCB" w:rsidRPr="00C20FCB" w:rsidRDefault="00C20FCB" w:rsidP="00A84996">
      <w:pPr>
        <w:pStyle w:val="Bibentry"/>
      </w:pPr>
      <w:r w:rsidRPr="00C20FCB">
        <w:t>[9]</w:t>
      </w:r>
    </w:p>
    <w:p w14:paraId="0197879F" w14:textId="77777777" w:rsidR="00C20FCB" w:rsidRPr="00C20FCB" w:rsidRDefault="00C20FCB" w:rsidP="00A84996">
      <w:pPr>
        <w:pStyle w:val="Bibentry"/>
      </w:pPr>
      <w:r w:rsidRPr="00C20FCB">
        <w:t xml:space="preserve">J. </w:t>
      </w:r>
      <w:proofErr w:type="spellStart"/>
      <w:r w:rsidRPr="00C20FCB">
        <w:t>Gutzeit</w:t>
      </w:r>
      <w:proofErr w:type="spellEnd"/>
      <w:r w:rsidRPr="00C20FCB">
        <w:t xml:space="preserve">, L. Weller, F. </w:t>
      </w:r>
      <w:proofErr w:type="spellStart"/>
      <w:r w:rsidRPr="00C20FCB">
        <w:t>Muth</w:t>
      </w:r>
      <w:proofErr w:type="spellEnd"/>
      <w:r w:rsidRPr="00C20FCB">
        <w:t xml:space="preserve">, J. </w:t>
      </w:r>
      <w:proofErr w:type="spellStart"/>
      <w:r w:rsidRPr="00C20FCB">
        <w:t>Kürten</w:t>
      </w:r>
      <w:proofErr w:type="spellEnd"/>
      <w:r w:rsidRPr="00C20FCB">
        <w:t xml:space="preserve">, and L. </w:t>
      </w:r>
      <w:proofErr w:type="spellStart"/>
      <w:r w:rsidRPr="00C20FCB">
        <w:t>Huestegge</w:t>
      </w:r>
      <w:proofErr w:type="spellEnd"/>
      <w:r w:rsidRPr="00C20FCB">
        <w:t xml:space="preserve">, “Eye did this! Sense of agency in eye movements,” </w:t>
      </w:r>
      <w:r w:rsidRPr="00C20FCB">
        <w:rPr>
          <w:i/>
          <w:iCs/>
        </w:rPr>
        <w:t xml:space="preserve">Acta </w:t>
      </w:r>
      <w:proofErr w:type="spellStart"/>
      <w:r w:rsidRPr="00C20FCB">
        <w:rPr>
          <w:i/>
          <w:iCs/>
        </w:rPr>
        <w:t>Psychologica</w:t>
      </w:r>
      <w:proofErr w:type="spellEnd"/>
      <w:r w:rsidRPr="00C20FCB">
        <w:t xml:space="preserve">, vol. 243, p. 104121, Mar. 2024, </w:t>
      </w:r>
      <w:proofErr w:type="spellStart"/>
      <w:r w:rsidRPr="00C20FCB">
        <w:t>doi</w:t>
      </w:r>
      <w:proofErr w:type="spellEnd"/>
      <w:r w:rsidRPr="00C20FCB">
        <w:t xml:space="preserve">: </w:t>
      </w:r>
      <w:hyperlink r:id="rId27" w:history="1">
        <w:r w:rsidRPr="00C20FCB">
          <w:rPr>
            <w:rStyle w:val="Hyperlink"/>
            <w14:ligatures w14:val="standard"/>
          </w:rPr>
          <w:t>10.1016/j.actpsy.2023.104121</w:t>
        </w:r>
      </w:hyperlink>
      <w:r w:rsidRPr="00C20FCB">
        <w:t>.</w:t>
      </w:r>
    </w:p>
    <w:p w14:paraId="2D3A9CA7" w14:textId="77777777" w:rsidR="00C20FCB" w:rsidRPr="00C20FCB" w:rsidRDefault="00C20FCB" w:rsidP="00A84996">
      <w:pPr>
        <w:pStyle w:val="Bibentry"/>
      </w:pPr>
      <w:r w:rsidRPr="00C20FCB">
        <w:t>[10]</w:t>
      </w:r>
    </w:p>
    <w:p w14:paraId="3C988DDB" w14:textId="77777777" w:rsidR="00C20FCB" w:rsidRPr="00C20FCB" w:rsidRDefault="00C20FCB" w:rsidP="00A84996">
      <w:pPr>
        <w:pStyle w:val="Bibentry"/>
      </w:pPr>
      <w:r w:rsidRPr="00C20FCB">
        <w:t xml:space="preserve">L. J. Stephenson, S. G. Edwards, E. E. Howard, and A. P. Bayliss, “Eyes that bind us: Gaze leading induces an implicit sense of agency,” </w:t>
      </w:r>
      <w:r w:rsidRPr="00C20FCB">
        <w:rPr>
          <w:i/>
          <w:iCs/>
        </w:rPr>
        <w:t>Cognition</w:t>
      </w:r>
      <w:r w:rsidRPr="00C20FCB">
        <w:t xml:space="preserve">, vol. 172, pp. 124–133, Mar. 2018, </w:t>
      </w:r>
      <w:proofErr w:type="spellStart"/>
      <w:r w:rsidRPr="00C20FCB">
        <w:t>doi</w:t>
      </w:r>
      <w:proofErr w:type="spellEnd"/>
      <w:r w:rsidRPr="00C20FCB">
        <w:t xml:space="preserve">: </w:t>
      </w:r>
      <w:hyperlink r:id="rId28" w:history="1">
        <w:r w:rsidRPr="00C20FCB">
          <w:rPr>
            <w:rStyle w:val="Hyperlink"/>
            <w14:ligatures w14:val="standard"/>
          </w:rPr>
          <w:t>10.1016/j.cognition.2017.12.011</w:t>
        </w:r>
      </w:hyperlink>
      <w:r w:rsidRPr="00C20FCB">
        <w:t>.</w:t>
      </w:r>
    </w:p>
    <w:p w14:paraId="4386F212" w14:textId="77777777" w:rsidR="00C20FCB" w:rsidRPr="00C20FCB" w:rsidRDefault="00C20FCB" w:rsidP="00A84996">
      <w:pPr>
        <w:pStyle w:val="Bibentry"/>
      </w:pPr>
      <w:r w:rsidRPr="00C20FCB">
        <w:t>[11]</w:t>
      </w:r>
    </w:p>
    <w:p w14:paraId="2B018717" w14:textId="77777777" w:rsidR="00C20FCB" w:rsidRPr="00C20FCB" w:rsidRDefault="00C20FCB" w:rsidP="00A84996">
      <w:pPr>
        <w:pStyle w:val="Bibentry"/>
      </w:pPr>
      <w:proofErr w:type="spellStart"/>
      <w:r w:rsidRPr="00C20FCB">
        <w:t>FaceGen</w:t>
      </w:r>
      <w:proofErr w:type="spellEnd"/>
      <w:r w:rsidRPr="00C20FCB">
        <w:t>.</w:t>
      </w:r>
    </w:p>
    <w:p w14:paraId="74A83C11" w14:textId="77777777" w:rsidR="00C20FCB" w:rsidRPr="00C20FCB" w:rsidRDefault="00C20FCB" w:rsidP="00A84996">
      <w:pPr>
        <w:pStyle w:val="Bibentry"/>
      </w:pPr>
      <w:r w:rsidRPr="00C20FCB">
        <w:t>[12]</w:t>
      </w:r>
    </w:p>
    <w:p w14:paraId="751559A6" w14:textId="77777777" w:rsidR="00C20FCB" w:rsidRPr="00C20FCB" w:rsidRDefault="00C20FCB" w:rsidP="00A84996">
      <w:pPr>
        <w:pStyle w:val="Bibentry"/>
      </w:pPr>
      <w:r w:rsidRPr="00C20FCB">
        <w:t xml:space="preserve">F. </w:t>
      </w:r>
      <w:proofErr w:type="spellStart"/>
      <w:r w:rsidRPr="00C20FCB">
        <w:t>Faul</w:t>
      </w:r>
      <w:proofErr w:type="spellEnd"/>
      <w:r w:rsidRPr="00C20FCB">
        <w:t xml:space="preserve">, E. </w:t>
      </w:r>
      <w:proofErr w:type="spellStart"/>
      <w:r w:rsidRPr="00C20FCB">
        <w:t>Erdfelder</w:t>
      </w:r>
      <w:proofErr w:type="spellEnd"/>
      <w:r w:rsidRPr="00C20FCB">
        <w:t xml:space="preserve">, A.-G. Lang, and A. Buchner, “G*Power 3: A flexible statistical power analysis program for the social, behavioral, and biomedical sciences,” </w:t>
      </w:r>
      <w:r w:rsidRPr="00C20FCB">
        <w:rPr>
          <w:i/>
          <w:iCs/>
        </w:rPr>
        <w:t>Behavior Research Methods</w:t>
      </w:r>
      <w:r w:rsidRPr="00C20FCB">
        <w:t xml:space="preserve">, vol. 39, no. 2, pp. 175–191, May 2007, </w:t>
      </w:r>
      <w:proofErr w:type="spellStart"/>
      <w:r w:rsidRPr="00C20FCB">
        <w:t>doi</w:t>
      </w:r>
      <w:proofErr w:type="spellEnd"/>
      <w:r w:rsidRPr="00C20FCB">
        <w:t xml:space="preserve">: </w:t>
      </w:r>
      <w:hyperlink r:id="rId29" w:history="1">
        <w:r w:rsidRPr="00C20FCB">
          <w:rPr>
            <w:rStyle w:val="Hyperlink"/>
            <w14:ligatures w14:val="standard"/>
          </w:rPr>
          <w:t>10.3758/BF03193146</w:t>
        </w:r>
      </w:hyperlink>
      <w:r w:rsidRPr="00C20FCB">
        <w:t>.</w:t>
      </w:r>
    </w:p>
    <w:p w14:paraId="4F1D30B6" w14:textId="77777777" w:rsidR="00C20FCB" w:rsidRPr="00C20FCB" w:rsidRDefault="00C20FCB" w:rsidP="00A84996">
      <w:pPr>
        <w:pStyle w:val="Bibentry"/>
      </w:pPr>
      <w:r w:rsidRPr="00C20FCB">
        <w:t>[13]</w:t>
      </w:r>
    </w:p>
    <w:p w14:paraId="2DE29640" w14:textId="77777777" w:rsidR="00C20FCB" w:rsidRPr="00C20FCB" w:rsidRDefault="00C20FCB" w:rsidP="00A84996">
      <w:pPr>
        <w:pStyle w:val="Bibentry"/>
      </w:pPr>
      <w:r w:rsidRPr="00C20FCB">
        <w:t xml:space="preserve">J. Driver, G. Davis, P. </w:t>
      </w:r>
      <w:proofErr w:type="spellStart"/>
      <w:r w:rsidRPr="00C20FCB">
        <w:t>Ricciardelli</w:t>
      </w:r>
      <w:proofErr w:type="spellEnd"/>
      <w:r w:rsidRPr="00C20FCB">
        <w:t xml:space="preserve">, P. Kidd, E. Maxwell, and S. Baron-Cohen, “Gaze Perception Triggers Reflexive Visuospatial Orienting,” </w:t>
      </w:r>
      <w:r w:rsidRPr="00C20FCB">
        <w:rPr>
          <w:i/>
          <w:iCs/>
        </w:rPr>
        <w:t>Visual Cognition</w:t>
      </w:r>
      <w:r w:rsidRPr="00C20FCB">
        <w:t xml:space="preserve">, vol. 6, no. 5, pp. 509–540, Oct. 1999, </w:t>
      </w:r>
      <w:proofErr w:type="spellStart"/>
      <w:r w:rsidRPr="00C20FCB">
        <w:t>doi</w:t>
      </w:r>
      <w:proofErr w:type="spellEnd"/>
      <w:r w:rsidRPr="00C20FCB">
        <w:t xml:space="preserve">: </w:t>
      </w:r>
      <w:hyperlink r:id="rId30" w:history="1">
        <w:r w:rsidRPr="00C20FCB">
          <w:rPr>
            <w:rStyle w:val="Hyperlink"/>
            <w14:ligatures w14:val="standard"/>
          </w:rPr>
          <w:t>10.1080/135062899394920</w:t>
        </w:r>
      </w:hyperlink>
      <w:r w:rsidRPr="00C20FCB">
        <w:t>.</w:t>
      </w:r>
    </w:p>
    <w:p w14:paraId="68AAF0CF" w14:textId="77777777" w:rsidR="00C20FCB" w:rsidRPr="00C20FCB" w:rsidRDefault="00C20FCB" w:rsidP="00A84996">
      <w:pPr>
        <w:pStyle w:val="Bibentry"/>
      </w:pPr>
      <w:r w:rsidRPr="00C20FCB">
        <w:t>[14]</w:t>
      </w:r>
    </w:p>
    <w:p w14:paraId="00E5340F" w14:textId="1A018EBD" w:rsidR="00C20FCB" w:rsidRPr="00C20FCB" w:rsidDel="002B3976" w:rsidRDefault="002B3976" w:rsidP="00A84996">
      <w:pPr>
        <w:pStyle w:val="Bibentry"/>
        <w:rPr>
          <w:del w:id="587" w:author="dalan" w:date="2025-07-09T22:29:00Z"/>
        </w:rPr>
      </w:pPr>
      <w:ins w:id="588" w:author="dalan" w:date="2025-07-09T22:29:00Z">
        <w:r w:rsidRPr="00C20FCB" w:rsidDel="002B3976">
          <w:t xml:space="preserve"> </w:t>
        </w:r>
      </w:ins>
      <w:del w:id="589" w:author="dalan" w:date="2025-07-09T22:29:00Z">
        <w:r w:rsidR="00C20FCB" w:rsidRPr="00C20FCB" w:rsidDel="002B3976">
          <w:delText xml:space="preserve">A. Janyan, Y. Shtyrov, E. Andriushchenko, E. Blinova, and O. Shcherbakova, “Look and ye shall hear: Selective auditory attention modulates the audiovisual correspondence effect,” </w:delText>
        </w:r>
        <w:r w:rsidR="00C20FCB" w:rsidRPr="00C20FCB" w:rsidDel="002B3976">
          <w:rPr>
            <w:i/>
            <w:iCs/>
          </w:rPr>
          <w:delText>i-Perception</w:delText>
        </w:r>
        <w:r w:rsidR="00C20FCB" w:rsidRPr="00C20FCB" w:rsidDel="002B3976">
          <w:delText xml:space="preserve">, vol. 13, no. 3, p. 20416695221095884, May 2022, doi: </w:delText>
        </w:r>
        <w:r w:rsidR="00080FCF" w:rsidDel="002B3976">
          <w:fldChar w:fldCharType="begin"/>
        </w:r>
        <w:r w:rsidR="00080FCF" w:rsidDel="002B3976">
          <w:delInstrText xml:space="preserve"> HYPERLINK "https://doi.org/10.1177/20416695221095884" </w:delInstrText>
        </w:r>
        <w:r w:rsidR="00080FCF" w:rsidDel="002B3976">
          <w:fldChar w:fldCharType="separate"/>
        </w:r>
        <w:r w:rsidR="00C20FCB" w:rsidRPr="00C20FCB" w:rsidDel="002B3976">
          <w:rPr>
            <w:rStyle w:val="Hyperlink"/>
            <w14:ligatures w14:val="standard"/>
          </w:rPr>
          <w:delText>10.1177/20416695221095884</w:delText>
        </w:r>
        <w:r w:rsidR="00080FCF" w:rsidDel="002B3976">
          <w:rPr>
            <w:rStyle w:val="Hyperlink"/>
            <w14:ligatures w14:val="standard"/>
          </w:rPr>
          <w:fldChar w:fldCharType="end"/>
        </w:r>
        <w:r w:rsidR="00C20FCB" w:rsidRPr="00C20FCB" w:rsidDel="002B3976">
          <w:delText>.</w:delText>
        </w:r>
      </w:del>
    </w:p>
    <w:p w14:paraId="740AC46A" w14:textId="77777777" w:rsidR="00C20FCB" w:rsidRPr="00C20FCB" w:rsidRDefault="00C20FCB" w:rsidP="00A84996">
      <w:pPr>
        <w:pStyle w:val="Bibentry"/>
      </w:pPr>
      <w:r w:rsidRPr="00C20FCB">
        <w:t>[15]</w:t>
      </w:r>
    </w:p>
    <w:p w14:paraId="5C1E13B6" w14:textId="77777777" w:rsidR="00C20FCB" w:rsidRPr="00C20FCB" w:rsidRDefault="00C20FCB" w:rsidP="00A84996">
      <w:pPr>
        <w:pStyle w:val="Bibentry"/>
      </w:pPr>
      <w:r w:rsidRPr="00C20FCB">
        <w:t xml:space="preserve">S. Baron-Cohen, </w:t>
      </w:r>
      <w:proofErr w:type="spellStart"/>
      <w:r w:rsidRPr="00C20FCB">
        <w:rPr>
          <w:i/>
          <w:iCs/>
        </w:rPr>
        <w:t>Mindblindness</w:t>
      </w:r>
      <w:proofErr w:type="spellEnd"/>
      <w:r w:rsidRPr="00C20FCB">
        <w:rPr>
          <w:i/>
          <w:iCs/>
        </w:rPr>
        <w:t>: An Essay on Autism and Theory of Mind</w:t>
      </w:r>
      <w:r w:rsidRPr="00C20FCB">
        <w:t xml:space="preserve">. The MIT Press, 1995. </w:t>
      </w:r>
      <w:proofErr w:type="spellStart"/>
      <w:r w:rsidRPr="00C20FCB">
        <w:t>doi</w:t>
      </w:r>
      <w:proofErr w:type="spellEnd"/>
      <w:r w:rsidRPr="00C20FCB">
        <w:t xml:space="preserve">: </w:t>
      </w:r>
      <w:hyperlink r:id="rId31" w:history="1">
        <w:r w:rsidRPr="00C20FCB">
          <w:rPr>
            <w:rStyle w:val="Hyperlink"/>
            <w14:ligatures w14:val="standard"/>
          </w:rPr>
          <w:t>10.7551/</w:t>
        </w:r>
        <w:proofErr w:type="spellStart"/>
        <w:r w:rsidRPr="00C20FCB">
          <w:rPr>
            <w:rStyle w:val="Hyperlink"/>
            <w14:ligatures w14:val="standard"/>
          </w:rPr>
          <w:t>mitpress</w:t>
        </w:r>
        <w:proofErr w:type="spellEnd"/>
        <w:r w:rsidRPr="00C20FCB">
          <w:rPr>
            <w:rStyle w:val="Hyperlink"/>
            <w14:ligatures w14:val="standard"/>
          </w:rPr>
          <w:t>/4635.001.0001</w:t>
        </w:r>
      </w:hyperlink>
      <w:r w:rsidRPr="00C20FCB">
        <w:t>.</w:t>
      </w:r>
    </w:p>
    <w:p w14:paraId="08E72694" w14:textId="77777777" w:rsidR="00C20FCB" w:rsidRPr="00C20FCB" w:rsidRDefault="00C20FCB" w:rsidP="00A84996">
      <w:pPr>
        <w:pStyle w:val="Bibentry"/>
      </w:pPr>
      <w:r w:rsidRPr="00C20FCB">
        <w:t>[16]</w:t>
      </w:r>
    </w:p>
    <w:p w14:paraId="26BFC01A" w14:textId="77777777" w:rsidR="00C20FCB" w:rsidRPr="00C20FCB" w:rsidRDefault="00C20FCB" w:rsidP="00A84996">
      <w:pPr>
        <w:pStyle w:val="Bibentry"/>
      </w:pPr>
      <w:r w:rsidRPr="00C20FCB">
        <w:lastRenderedPageBreak/>
        <w:t xml:space="preserve">D. M. Wolpert and M. </w:t>
      </w:r>
      <w:proofErr w:type="spellStart"/>
      <w:r w:rsidRPr="00C20FCB">
        <w:t>Kawato</w:t>
      </w:r>
      <w:proofErr w:type="spellEnd"/>
      <w:r w:rsidRPr="00C20FCB">
        <w:t xml:space="preserve">, “Multiple paired forward and inverse models for motor control,” </w:t>
      </w:r>
      <w:r w:rsidRPr="00C20FCB">
        <w:rPr>
          <w:i/>
          <w:iCs/>
        </w:rPr>
        <w:t>Neural Networks</w:t>
      </w:r>
      <w:r w:rsidRPr="00C20FCB">
        <w:t xml:space="preserve">, vol. 11, no. 7–8, pp. 1317–1329, Oct. 1998, </w:t>
      </w:r>
      <w:proofErr w:type="spellStart"/>
      <w:r w:rsidRPr="00C20FCB">
        <w:t>doi</w:t>
      </w:r>
      <w:proofErr w:type="spellEnd"/>
      <w:r w:rsidRPr="00C20FCB">
        <w:t xml:space="preserve">: </w:t>
      </w:r>
      <w:hyperlink r:id="rId32" w:history="1">
        <w:r w:rsidRPr="00C20FCB">
          <w:rPr>
            <w:rStyle w:val="Hyperlink"/>
            <w14:ligatures w14:val="standard"/>
          </w:rPr>
          <w:t>10.1016/S0893-6080(98)00066-5</w:t>
        </w:r>
      </w:hyperlink>
      <w:r w:rsidRPr="00C20FCB">
        <w:t>.</w:t>
      </w:r>
    </w:p>
    <w:p w14:paraId="25397219" w14:textId="77777777" w:rsidR="00C20FCB" w:rsidRPr="00C20FCB" w:rsidRDefault="00C20FCB" w:rsidP="00A84996">
      <w:pPr>
        <w:pStyle w:val="Bibentry"/>
      </w:pPr>
      <w:r w:rsidRPr="00C20FCB">
        <w:t>[17]</w:t>
      </w:r>
    </w:p>
    <w:p w14:paraId="27DAFBF4" w14:textId="77777777" w:rsidR="00C20FCB" w:rsidRPr="00C20FCB" w:rsidRDefault="00C20FCB" w:rsidP="00A84996">
      <w:pPr>
        <w:pStyle w:val="Bibentry"/>
      </w:pPr>
      <w:r w:rsidRPr="00C20FCB">
        <w:t xml:space="preserve">M. I. Posner, “Orienting of Attention,” </w:t>
      </w:r>
      <w:r w:rsidRPr="00C20FCB">
        <w:rPr>
          <w:i/>
          <w:iCs/>
        </w:rPr>
        <w:t>Quarterly Journal of Experimental Psychology</w:t>
      </w:r>
      <w:r w:rsidRPr="00C20FCB">
        <w:t xml:space="preserve">, vol. 32, no. 1, pp. 3–25, Feb. 1980, </w:t>
      </w:r>
      <w:proofErr w:type="spellStart"/>
      <w:r w:rsidRPr="00C20FCB">
        <w:t>doi</w:t>
      </w:r>
      <w:proofErr w:type="spellEnd"/>
      <w:r w:rsidRPr="00C20FCB">
        <w:t xml:space="preserve">: </w:t>
      </w:r>
      <w:hyperlink r:id="rId33" w:history="1">
        <w:r w:rsidRPr="00C20FCB">
          <w:rPr>
            <w:rStyle w:val="Hyperlink"/>
            <w14:ligatures w14:val="standard"/>
          </w:rPr>
          <w:t>10.1080/00335558008248231</w:t>
        </w:r>
      </w:hyperlink>
      <w:r w:rsidRPr="00C20FCB">
        <w:t>.</w:t>
      </w:r>
    </w:p>
    <w:p w14:paraId="17009570" w14:textId="77777777" w:rsidR="00C20FCB" w:rsidRPr="00C20FCB" w:rsidRDefault="00C20FCB" w:rsidP="00A84996">
      <w:pPr>
        <w:pStyle w:val="Bibentry"/>
      </w:pPr>
      <w:r w:rsidRPr="00C20FCB">
        <w:t>[18]</w:t>
      </w:r>
    </w:p>
    <w:p w14:paraId="0C719C58" w14:textId="77777777" w:rsidR="00C20FCB" w:rsidRPr="00C20FCB" w:rsidRDefault="00C20FCB" w:rsidP="00A84996">
      <w:pPr>
        <w:pStyle w:val="Bibentry"/>
      </w:pPr>
      <w:r w:rsidRPr="00C20FCB">
        <w:t xml:space="preserve">J.-R. Martin and E. </w:t>
      </w:r>
      <w:proofErr w:type="spellStart"/>
      <w:r w:rsidRPr="00C20FCB">
        <w:t>Pacherie</w:t>
      </w:r>
      <w:proofErr w:type="spellEnd"/>
      <w:r w:rsidRPr="00C20FCB">
        <w:t xml:space="preserve">, “Out of nowhere: Thought insertion, ownership and context-integration,” </w:t>
      </w:r>
      <w:r w:rsidRPr="00C20FCB">
        <w:rPr>
          <w:i/>
          <w:iCs/>
        </w:rPr>
        <w:t>Consciousness and Cognition</w:t>
      </w:r>
      <w:r w:rsidRPr="00C20FCB">
        <w:t xml:space="preserve">, vol. 22, no. 1, pp. 111–122, Mar. 2013, </w:t>
      </w:r>
      <w:proofErr w:type="spellStart"/>
      <w:r w:rsidRPr="00C20FCB">
        <w:t>doi</w:t>
      </w:r>
      <w:proofErr w:type="spellEnd"/>
      <w:r w:rsidRPr="00C20FCB">
        <w:t xml:space="preserve">: </w:t>
      </w:r>
      <w:hyperlink r:id="rId34" w:history="1">
        <w:r w:rsidRPr="00C20FCB">
          <w:rPr>
            <w:rStyle w:val="Hyperlink"/>
            <w14:ligatures w14:val="standard"/>
          </w:rPr>
          <w:t>10.1016/j.concog.2012.11.012</w:t>
        </w:r>
      </w:hyperlink>
      <w:r w:rsidRPr="00C20FCB">
        <w:t>.</w:t>
      </w:r>
    </w:p>
    <w:p w14:paraId="7D878759" w14:textId="77777777" w:rsidR="00C20FCB" w:rsidRPr="00C20FCB" w:rsidRDefault="00C20FCB" w:rsidP="00A84996">
      <w:pPr>
        <w:pStyle w:val="Bibentry"/>
      </w:pPr>
      <w:r w:rsidRPr="00C20FCB">
        <w:t>[19]</w:t>
      </w:r>
    </w:p>
    <w:p w14:paraId="5360680D" w14:textId="77777777" w:rsidR="00C20FCB" w:rsidRPr="00C20FCB" w:rsidRDefault="00C20FCB" w:rsidP="00A84996">
      <w:pPr>
        <w:pStyle w:val="Bibentry"/>
      </w:pPr>
      <w:r w:rsidRPr="00C20FCB">
        <w:t xml:space="preserve">S. Gallagher, “Philosophical conceptions of the self: implications for cognitive science,” </w:t>
      </w:r>
      <w:r w:rsidRPr="00C20FCB">
        <w:rPr>
          <w:i/>
          <w:iCs/>
        </w:rPr>
        <w:t>Trends in Cognitive Sciences</w:t>
      </w:r>
      <w:r w:rsidRPr="00C20FCB">
        <w:t>, vol. 4, no. 1, pp. 14–21, 2000.</w:t>
      </w:r>
    </w:p>
    <w:p w14:paraId="3484AB57" w14:textId="77777777" w:rsidR="00C20FCB" w:rsidRPr="00C20FCB" w:rsidRDefault="00C20FCB" w:rsidP="00A84996">
      <w:pPr>
        <w:pStyle w:val="Bibentry"/>
      </w:pPr>
      <w:r w:rsidRPr="00C20FCB">
        <w:t>[20]</w:t>
      </w:r>
    </w:p>
    <w:p w14:paraId="60AE02AB" w14:textId="77777777" w:rsidR="00C20FCB" w:rsidRPr="00C20FCB" w:rsidRDefault="00C20FCB" w:rsidP="00A84996">
      <w:pPr>
        <w:pStyle w:val="Bibentry"/>
      </w:pPr>
      <w:r w:rsidRPr="00C20FCB">
        <w:t xml:space="preserve">K. Friston, “Prediction, perception and agency,” </w:t>
      </w:r>
      <w:r w:rsidRPr="00C20FCB">
        <w:rPr>
          <w:i/>
          <w:iCs/>
        </w:rPr>
        <w:t>International Journal of Psychophysiology</w:t>
      </w:r>
      <w:r w:rsidRPr="00C20FCB">
        <w:t xml:space="preserve">, vol. 83, no. 2, pp. 248–252, Feb. 2012, </w:t>
      </w:r>
      <w:proofErr w:type="spellStart"/>
      <w:r w:rsidRPr="00C20FCB">
        <w:t>doi</w:t>
      </w:r>
      <w:proofErr w:type="spellEnd"/>
      <w:r w:rsidRPr="00C20FCB">
        <w:t xml:space="preserve">: </w:t>
      </w:r>
      <w:hyperlink r:id="rId35" w:history="1">
        <w:r w:rsidRPr="00C20FCB">
          <w:rPr>
            <w:rStyle w:val="Hyperlink"/>
            <w14:ligatures w14:val="standard"/>
          </w:rPr>
          <w:t>10.1016/j.ijpsycho.2011.11.014</w:t>
        </w:r>
      </w:hyperlink>
      <w:r w:rsidRPr="00C20FCB">
        <w:t>.</w:t>
      </w:r>
    </w:p>
    <w:p w14:paraId="0EA940B4" w14:textId="77777777" w:rsidR="00C20FCB" w:rsidRPr="00C20FCB" w:rsidRDefault="00C20FCB" w:rsidP="00A84996">
      <w:pPr>
        <w:pStyle w:val="Bibentry"/>
      </w:pPr>
      <w:r w:rsidRPr="00C20FCB">
        <w:t>[21]</w:t>
      </w:r>
    </w:p>
    <w:p w14:paraId="0E23E00F" w14:textId="77777777" w:rsidR="00C20FCB" w:rsidRPr="00C20FCB" w:rsidRDefault="00C20FCB" w:rsidP="00A84996">
      <w:pPr>
        <w:pStyle w:val="Bibentry"/>
      </w:pPr>
      <w:r w:rsidRPr="00C20FCB">
        <w:t xml:space="preserve">R. </w:t>
      </w:r>
      <w:proofErr w:type="spellStart"/>
      <w:r w:rsidRPr="00C20FCB">
        <w:t>Matsunaka</w:t>
      </w:r>
      <w:proofErr w:type="spellEnd"/>
      <w:r w:rsidRPr="00C20FCB">
        <w:t xml:space="preserve"> and K. </w:t>
      </w:r>
      <w:proofErr w:type="spellStart"/>
      <w:r w:rsidRPr="00C20FCB">
        <w:t>Hiraki</w:t>
      </w:r>
      <w:proofErr w:type="spellEnd"/>
      <w:r w:rsidRPr="00C20FCB">
        <w:t xml:space="preserve">, “Rapid saccadic response with fearful gaze cue,” </w:t>
      </w:r>
      <w:proofErr w:type="spellStart"/>
      <w:r w:rsidRPr="00C20FCB">
        <w:rPr>
          <w:i/>
          <w:iCs/>
        </w:rPr>
        <w:t>PLoS</w:t>
      </w:r>
      <w:proofErr w:type="spellEnd"/>
      <w:r w:rsidRPr="00C20FCB">
        <w:rPr>
          <w:i/>
          <w:iCs/>
        </w:rPr>
        <w:t xml:space="preserve"> ONE</w:t>
      </w:r>
      <w:r w:rsidRPr="00C20FCB">
        <w:t xml:space="preserve">, vol. 14, no. 3, p. e0212450, Mar. 2019, </w:t>
      </w:r>
      <w:proofErr w:type="spellStart"/>
      <w:r w:rsidRPr="00C20FCB">
        <w:t>doi</w:t>
      </w:r>
      <w:proofErr w:type="spellEnd"/>
      <w:r w:rsidRPr="00C20FCB">
        <w:t xml:space="preserve">: </w:t>
      </w:r>
      <w:hyperlink r:id="rId36" w:history="1">
        <w:r w:rsidRPr="00C20FCB">
          <w:rPr>
            <w:rStyle w:val="Hyperlink"/>
            <w14:ligatures w14:val="standard"/>
          </w:rPr>
          <w:t>10.1371/journal.pone.0212450</w:t>
        </w:r>
      </w:hyperlink>
      <w:r w:rsidRPr="00C20FCB">
        <w:t>.</w:t>
      </w:r>
    </w:p>
    <w:p w14:paraId="11574870" w14:textId="77777777" w:rsidR="00C20FCB" w:rsidRPr="00C20FCB" w:rsidRDefault="00C20FCB" w:rsidP="00A84996">
      <w:pPr>
        <w:pStyle w:val="Bibentry"/>
      </w:pPr>
      <w:r w:rsidRPr="00C20FCB">
        <w:t>[22]</w:t>
      </w:r>
    </w:p>
    <w:p w14:paraId="5C82B1E0" w14:textId="77777777" w:rsidR="00C20FCB" w:rsidRPr="00C20FCB" w:rsidRDefault="00C20FCB" w:rsidP="00A84996">
      <w:pPr>
        <w:pStyle w:val="Bibentry"/>
      </w:pPr>
      <w:r w:rsidRPr="00C20FCB">
        <w:t xml:space="preserve">R. W. Proctor, J. D. Miles, and G. Baroni, “Reaction time distribution analysis of spatial correspondence effects,” </w:t>
      </w:r>
      <w:proofErr w:type="spellStart"/>
      <w:r w:rsidRPr="00C20FCB">
        <w:rPr>
          <w:i/>
          <w:iCs/>
        </w:rPr>
        <w:t>Psychon</w:t>
      </w:r>
      <w:proofErr w:type="spellEnd"/>
      <w:r w:rsidRPr="00C20FCB">
        <w:rPr>
          <w:i/>
          <w:iCs/>
        </w:rPr>
        <w:t xml:space="preserve"> Bull Rev</w:t>
      </w:r>
      <w:r w:rsidRPr="00C20FCB">
        <w:t xml:space="preserve">, vol. 18, no. 2, pp. 242–266, Apr. 2011, </w:t>
      </w:r>
      <w:proofErr w:type="spellStart"/>
      <w:r w:rsidRPr="00C20FCB">
        <w:t>doi</w:t>
      </w:r>
      <w:proofErr w:type="spellEnd"/>
      <w:r w:rsidRPr="00C20FCB">
        <w:t xml:space="preserve">: </w:t>
      </w:r>
      <w:hyperlink r:id="rId37" w:history="1">
        <w:r w:rsidRPr="00C20FCB">
          <w:rPr>
            <w:rStyle w:val="Hyperlink"/>
            <w14:ligatures w14:val="standard"/>
          </w:rPr>
          <w:t>10.3758/s13423-011-0053-5</w:t>
        </w:r>
      </w:hyperlink>
      <w:r w:rsidRPr="00C20FCB">
        <w:t>.</w:t>
      </w:r>
    </w:p>
    <w:p w14:paraId="1CEEB944" w14:textId="77777777" w:rsidR="00C20FCB" w:rsidRPr="00C20FCB" w:rsidRDefault="00C20FCB" w:rsidP="00A84996">
      <w:pPr>
        <w:pStyle w:val="Bibentry"/>
      </w:pPr>
      <w:r w:rsidRPr="00C20FCB">
        <w:t>[23]</w:t>
      </w:r>
    </w:p>
    <w:p w14:paraId="0D4625D8" w14:textId="77777777" w:rsidR="00C20FCB" w:rsidRPr="00C20FCB" w:rsidRDefault="00C20FCB" w:rsidP="00A84996">
      <w:pPr>
        <w:pStyle w:val="Bibentry"/>
      </w:pPr>
      <w:r w:rsidRPr="00C20FCB">
        <w:t xml:space="preserve">S. R. H. Langton and V. Bruce, “Reflexive Visual Orienting in Response to the Social Attention of Others,” </w:t>
      </w:r>
      <w:r w:rsidRPr="00C20FCB">
        <w:rPr>
          <w:i/>
          <w:iCs/>
        </w:rPr>
        <w:t>Visual Cognition</w:t>
      </w:r>
      <w:r w:rsidRPr="00C20FCB">
        <w:t xml:space="preserve">, vol. 6, no. 5, pp. 541–567, Oct. 1999, </w:t>
      </w:r>
      <w:proofErr w:type="spellStart"/>
      <w:r w:rsidRPr="00C20FCB">
        <w:t>doi</w:t>
      </w:r>
      <w:proofErr w:type="spellEnd"/>
      <w:r w:rsidRPr="00C20FCB">
        <w:t xml:space="preserve">: </w:t>
      </w:r>
      <w:hyperlink r:id="rId38" w:history="1">
        <w:r w:rsidRPr="00C20FCB">
          <w:rPr>
            <w:rStyle w:val="Hyperlink"/>
            <w14:ligatures w14:val="standard"/>
          </w:rPr>
          <w:t>10.1080/135062899394939</w:t>
        </w:r>
      </w:hyperlink>
      <w:r w:rsidRPr="00C20FCB">
        <w:t>.</w:t>
      </w:r>
    </w:p>
    <w:p w14:paraId="57269587" w14:textId="77777777" w:rsidR="00C20FCB" w:rsidRPr="00C20FCB" w:rsidRDefault="00C20FCB" w:rsidP="00A84996">
      <w:pPr>
        <w:pStyle w:val="Bibentry"/>
      </w:pPr>
      <w:r w:rsidRPr="00C20FCB">
        <w:t>[24]</w:t>
      </w:r>
    </w:p>
    <w:p w14:paraId="7E432F82" w14:textId="77777777" w:rsidR="00C20FCB" w:rsidRPr="00C20FCB" w:rsidRDefault="00C20FCB" w:rsidP="00A84996">
      <w:pPr>
        <w:pStyle w:val="Bibentry"/>
      </w:pPr>
      <w:r w:rsidRPr="00C20FCB">
        <w:t xml:space="preserve">M. </w:t>
      </w:r>
      <w:proofErr w:type="spellStart"/>
      <w:r w:rsidRPr="00C20FCB">
        <w:t>Dalmaso</w:t>
      </w:r>
      <w:proofErr w:type="spellEnd"/>
      <w:r w:rsidRPr="00C20FCB">
        <w:t xml:space="preserve">, L. Castelli, and G. </w:t>
      </w:r>
      <w:proofErr w:type="spellStart"/>
      <w:r w:rsidRPr="00C20FCB">
        <w:t>Galfano</w:t>
      </w:r>
      <w:proofErr w:type="spellEnd"/>
      <w:r w:rsidRPr="00C20FCB">
        <w:t xml:space="preserve">, “Social modulators of gaze-mediated orienting of attention: A review,” </w:t>
      </w:r>
      <w:proofErr w:type="spellStart"/>
      <w:r w:rsidRPr="00C20FCB">
        <w:rPr>
          <w:i/>
          <w:iCs/>
        </w:rPr>
        <w:t>Psychon</w:t>
      </w:r>
      <w:proofErr w:type="spellEnd"/>
      <w:r w:rsidRPr="00C20FCB">
        <w:rPr>
          <w:i/>
          <w:iCs/>
        </w:rPr>
        <w:t xml:space="preserve"> Bull Rev</w:t>
      </w:r>
      <w:r w:rsidRPr="00C20FCB">
        <w:t xml:space="preserve">, vol. 27, no. 5, pp. 833–855, Oct. 2020, </w:t>
      </w:r>
      <w:proofErr w:type="spellStart"/>
      <w:r w:rsidRPr="00C20FCB">
        <w:t>doi</w:t>
      </w:r>
      <w:proofErr w:type="spellEnd"/>
      <w:r w:rsidRPr="00C20FCB">
        <w:t xml:space="preserve">: </w:t>
      </w:r>
      <w:hyperlink r:id="rId39" w:history="1">
        <w:r w:rsidRPr="00C20FCB">
          <w:rPr>
            <w:rStyle w:val="Hyperlink"/>
            <w14:ligatures w14:val="standard"/>
          </w:rPr>
          <w:t>10.3758/s13423-020-01730-x</w:t>
        </w:r>
      </w:hyperlink>
      <w:r w:rsidRPr="00C20FCB">
        <w:t>.</w:t>
      </w:r>
    </w:p>
    <w:p w14:paraId="72829BC3" w14:textId="77777777" w:rsidR="00C20FCB" w:rsidRPr="00C20FCB" w:rsidRDefault="00C20FCB" w:rsidP="00A84996">
      <w:pPr>
        <w:pStyle w:val="Bibentry"/>
      </w:pPr>
      <w:r w:rsidRPr="00C20FCB">
        <w:t>[25]</w:t>
      </w:r>
    </w:p>
    <w:p w14:paraId="179E8CB1" w14:textId="77777777" w:rsidR="00C20FCB" w:rsidRPr="00C20FCB" w:rsidRDefault="00C20FCB" w:rsidP="00A84996">
      <w:pPr>
        <w:pStyle w:val="Bibentry"/>
      </w:pPr>
      <w:r w:rsidRPr="00C20FCB">
        <w:t xml:space="preserve">D. </w:t>
      </w:r>
      <w:proofErr w:type="spellStart"/>
      <w:r w:rsidRPr="00C20FCB">
        <w:t>Wenke</w:t>
      </w:r>
      <w:proofErr w:type="spellEnd"/>
      <w:r w:rsidRPr="00C20FCB">
        <w:t xml:space="preserve">, S. M. Fleming, and P. Haggard, “Subliminal priming of actions influences sense of control over effects of action,” </w:t>
      </w:r>
      <w:r w:rsidRPr="00C20FCB">
        <w:rPr>
          <w:i/>
          <w:iCs/>
        </w:rPr>
        <w:t>Cognition</w:t>
      </w:r>
      <w:r w:rsidRPr="00C20FCB">
        <w:t xml:space="preserve">, vol. 115, no. 1, pp. 26–38, Apr. 2010, </w:t>
      </w:r>
      <w:proofErr w:type="spellStart"/>
      <w:r w:rsidRPr="00C20FCB">
        <w:t>doi</w:t>
      </w:r>
      <w:proofErr w:type="spellEnd"/>
      <w:r w:rsidRPr="00C20FCB">
        <w:t xml:space="preserve">: </w:t>
      </w:r>
      <w:hyperlink r:id="rId40" w:history="1">
        <w:r w:rsidRPr="00C20FCB">
          <w:rPr>
            <w:rStyle w:val="Hyperlink"/>
            <w14:ligatures w14:val="standard"/>
          </w:rPr>
          <w:t>10.1016/j.cognition.2009.10.016</w:t>
        </w:r>
      </w:hyperlink>
      <w:r w:rsidRPr="00C20FCB">
        <w:t>.</w:t>
      </w:r>
    </w:p>
    <w:p w14:paraId="388817BA" w14:textId="77777777" w:rsidR="00C20FCB" w:rsidRPr="00C20FCB" w:rsidRDefault="00C20FCB" w:rsidP="00A84996">
      <w:pPr>
        <w:pStyle w:val="Bibentry"/>
      </w:pPr>
      <w:r w:rsidRPr="00C20FCB">
        <w:t>[26]</w:t>
      </w:r>
    </w:p>
    <w:p w14:paraId="5803019A" w14:textId="77777777" w:rsidR="00C20FCB" w:rsidRPr="00C20FCB" w:rsidRDefault="00C20FCB" w:rsidP="00A84996">
      <w:pPr>
        <w:pStyle w:val="Bibentry"/>
      </w:pPr>
      <w:r w:rsidRPr="00C20FCB">
        <w:t xml:space="preserve">P. Haggard and M. </w:t>
      </w:r>
      <w:proofErr w:type="spellStart"/>
      <w:r w:rsidRPr="00C20FCB">
        <w:t>Tsakiris</w:t>
      </w:r>
      <w:proofErr w:type="spellEnd"/>
      <w:r w:rsidRPr="00C20FCB">
        <w:t xml:space="preserve">, “The Experience of Agency: Feelings, Judgments, and Responsibility,” </w:t>
      </w:r>
      <w:proofErr w:type="spellStart"/>
      <w:r w:rsidRPr="00C20FCB">
        <w:rPr>
          <w:i/>
          <w:iCs/>
        </w:rPr>
        <w:t>Curr</w:t>
      </w:r>
      <w:proofErr w:type="spellEnd"/>
      <w:r w:rsidRPr="00C20FCB">
        <w:rPr>
          <w:i/>
          <w:iCs/>
        </w:rPr>
        <w:t xml:space="preserve"> Dir Psychol Sci</w:t>
      </w:r>
      <w:r w:rsidRPr="00C20FCB">
        <w:t xml:space="preserve">, vol. 18, no. 4, pp. 242–246, Aug. 2009, </w:t>
      </w:r>
      <w:proofErr w:type="spellStart"/>
      <w:r w:rsidRPr="00C20FCB">
        <w:t>doi</w:t>
      </w:r>
      <w:proofErr w:type="spellEnd"/>
      <w:r w:rsidRPr="00C20FCB">
        <w:t xml:space="preserve">: </w:t>
      </w:r>
      <w:hyperlink r:id="rId41" w:history="1">
        <w:r w:rsidRPr="00C20FCB">
          <w:rPr>
            <w:rStyle w:val="Hyperlink"/>
            <w14:ligatures w14:val="standard"/>
          </w:rPr>
          <w:t>10.1111/j.1467-8721.2009.01644.x</w:t>
        </w:r>
      </w:hyperlink>
      <w:r w:rsidRPr="00C20FCB">
        <w:t>.</w:t>
      </w:r>
    </w:p>
    <w:p w14:paraId="06615248" w14:textId="77777777" w:rsidR="00C20FCB" w:rsidRPr="00C20FCB" w:rsidRDefault="00C20FCB" w:rsidP="00A84996">
      <w:pPr>
        <w:pStyle w:val="Bibentry"/>
      </w:pPr>
      <w:r w:rsidRPr="00C20FCB">
        <w:t>[27]</w:t>
      </w:r>
    </w:p>
    <w:p w14:paraId="5E9E45C2" w14:textId="77777777" w:rsidR="00C20FCB" w:rsidRPr="00C20FCB" w:rsidRDefault="00C20FCB" w:rsidP="00A84996">
      <w:pPr>
        <w:pStyle w:val="Bibentry"/>
      </w:pPr>
      <w:r w:rsidRPr="00C20FCB">
        <w:t xml:space="preserve">N. J. Emery, “The eyes have it: the neuroethology, function and evolution of social gaze,” </w:t>
      </w:r>
      <w:r w:rsidRPr="00C20FCB">
        <w:rPr>
          <w:i/>
          <w:iCs/>
        </w:rPr>
        <w:t>Neuroscience &amp; Biobehavioral Reviews</w:t>
      </w:r>
      <w:r w:rsidRPr="00C20FCB">
        <w:t xml:space="preserve">, vol. 24, no. 6, pp. 581–604, Aug. 2000, </w:t>
      </w:r>
      <w:proofErr w:type="spellStart"/>
      <w:r w:rsidRPr="00C20FCB">
        <w:t>doi</w:t>
      </w:r>
      <w:proofErr w:type="spellEnd"/>
      <w:r w:rsidRPr="00C20FCB">
        <w:t xml:space="preserve">: </w:t>
      </w:r>
      <w:hyperlink r:id="rId42" w:history="1">
        <w:r w:rsidRPr="00C20FCB">
          <w:rPr>
            <w:rStyle w:val="Hyperlink"/>
            <w14:ligatures w14:val="standard"/>
          </w:rPr>
          <w:t>10.1016/S0149-7634(00)00025-7</w:t>
        </w:r>
      </w:hyperlink>
      <w:r w:rsidRPr="00C20FCB">
        <w:t>.</w:t>
      </w:r>
    </w:p>
    <w:p w14:paraId="78E706C1" w14:textId="77777777" w:rsidR="00C20FCB" w:rsidRPr="00C20FCB" w:rsidRDefault="00C20FCB" w:rsidP="00A84996">
      <w:pPr>
        <w:pStyle w:val="Bibentry"/>
      </w:pPr>
      <w:r w:rsidRPr="00C20FCB">
        <w:t>[28]</w:t>
      </w:r>
    </w:p>
    <w:p w14:paraId="51FB0DCD" w14:textId="77777777" w:rsidR="00C20FCB" w:rsidRPr="00C20FCB" w:rsidRDefault="00C20FCB" w:rsidP="00A84996">
      <w:pPr>
        <w:pStyle w:val="Bibentry"/>
      </w:pPr>
      <w:r w:rsidRPr="00C20FCB">
        <w:t xml:space="preserve">C. K. Friesen and A. Kingstone, “The eyes have it! Reflexive orienting is triggered by nonpredictive gaze,” </w:t>
      </w:r>
      <w:r w:rsidRPr="00C20FCB">
        <w:rPr>
          <w:i/>
          <w:iCs/>
        </w:rPr>
        <w:t>Psychonomic Bulletin &amp; Review</w:t>
      </w:r>
      <w:r w:rsidRPr="00C20FCB">
        <w:t xml:space="preserve">, vol. 5, no. 3, pp. 490–495, Sep. 1998, </w:t>
      </w:r>
      <w:proofErr w:type="spellStart"/>
      <w:r w:rsidRPr="00C20FCB">
        <w:t>doi</w:t>
      </w:r>
      <w:proofErr w:type="spellEnd"/>
      <w:r w:rsidRPr="00C20FCB">
        <w:t xml:space="preserve">: </w:t>
      </w:r>
      <w:hyperlink r:id="rId43" w:history="1">
        <w:r w:rsidRPr="00C20FCB">
          <w:rPr>
            <w:rStyle w:val="Hyperlink"/>
            <w14:ligatures w14:val="standard"/>
          </w:rPr>
          <w:t>10.3758/BF03208827</w:t>
        </w:r>
      </w:hyperlink>
      <w:r w:rsidRPr="00C20FCB">
        <w:t>.</w:t>
      </w:r>
    </w:p>
    <w:p w14:paraId="274D5CB2" w14:textId="77777777" w:rsidR="00C20FCB" w:rsidRPr="00C20FCB" w:rsidRDefault="00C20FCB" w:rsidP="00A84996">
      <w:pPr>
        <w:pStyle w:val="Bibentry"/>
      </w:pPr>
      <w:r w:rsidRPr="00C20FCB">
        <w:t>[29]</w:t>
      </w:r>
    </w:p>
    <w:p w14:paraId="5DE9EFBB" w14:textId="77777777" w:rsidR="00C20FCB" w:rsidRPr="00C20FCB" w:rsidRDefault="00C20FCB" w:rsidP="00A84996">
      <w:pPr>
        <w:pStyle w:val="Bibentry"/>
      </w:pPr>
      <w:r w:rsidRPr="00C20FCB">
        <w:t xml:space="preserve">José Luis Ulloa </w:t>
      </w:r>
      <w:r w:rsidRPr="00C20FCB">
        <w:rPr>
          <w:i/>
          <w:iCs/>
        </w:rPr>
        <w:t>et al.</w:t>
      </w:r>
      <w:r w:rsidRPr="00C20FCB">
        <w:t xml:space="preserve">, “The impact of eye contact on the sense of agency,” </w:t>
      </w:r>
      <w:r w:rsidRPr="00C20FCB">
        <w:rPr>
          <w:i/>
          <w:iCs/>
        </w:rPr>
        <w:t>Consciousness and Cognition</w:t>
      </w:r>
      <w:r w:rsidRPr="00C20FCB">
        <w:t xml:space="preserve">, vol. 74, p. 102794, Sep. 2019, </w:t>
      </w:r>
      <w:proofErr w:type="spellStart"/>
      <w:r w:rsidRPr="00C20FCB">
        <w:t>doi</w:t>
      </w:r>
      <w:proofErr w:type="spellEnd"/>
      <w:r w:rsidRPr="00C20FCB">
        <w:t xml:space="preserve">: </w:t>
      </w:r>
      <w:hyperlink r:id="rId44" w:history="1">
        <w:r w:rsidRPr="00C20FCB">
          <w:rPr>
            <w:rStyle w:val="Hyperlink"/>
            <w14:ligatures w14:val="standard"/>
          </w:rPr>
          <w:t>10.1016/j.concog.2019.102794</w:t>
        </w:r>
      </w:hyperlink>
      <w:r w:rsidRPr="00C20FCB">
        <w:t>.</w:t>
      </w:r>
    </w:p>
    <w:p w14:paraId="729EB551" w14:textId="77777777" w:rsidR="00C20FCB" w:rsidRPr="00C20FCB" w:rsidRDefault="00C20FCB" w:rsidP="00A84996">
      <w:pPr>
        <w:pStyle w:val="Bibentry"/>
      </w:pPr>
      <w:r w:rsidRPr="00C20FCB">
        <w:t>[30]</w:t>
      </w:r>
    </w:p>
    <w:p w14:paraId="4D9EE334" w14:textId="77777777" w:rsidR="00C20FCB" w:rsidRPr="00C20FCB" w:rsidRDefault="00C20FCB" w:rsidP="00A84996">
      <w:pPr>
        <w:pStyle w:val="Bibentry"/>
      </w:pPr>
      <w:r w:rsidRPr="00C20FCB">
        <w:t xml:space="preserve">W. Wen and H. </w:t>
      </w:r>
      <w:proofErr w:type="spellStart"/>
      <w:r w:rsidRPr="00C20FCB">
        <w:t>Imamizu</w:t>
      </w:r>
      <w:proofErr w:type="spellEnd"/>
      <w:r w:rsidRPr="00C20FCB">
        <w:t xml:space="preserve">, “The sense of agency in perception, </w:t>
      </w:r>
      <w:proofErr w:type="spellStart"/>
      <w:r w:rsidRPr="00C20FCB">
        <w:t>behaviour</w:t>
      </w:r>
      <w:proofErr w:type="spellEnd"/>
      <w:r w:rsidRPr="00C20FCB">
        <w:t xml:space="preserve"> and human–machine interactions,” </w:t>
      </w:r>
      <w:r w:rsidRPr="00C20FCB">
        <w:rPr>
          <w:i/>
          <w:iCs/>
        </w:rPr>
        <w:t>Nat Rev Psychol</w:t>
      </w:r>
      <w:r w:rsidRPr="00C20FCB">
        <w:t xml:space="preserve">, vol. 1, no. 4, pp. 211–222, Feb. 2022, </w:t>
      </w:r>
      <w:proofErr w:type="spellStart"/>
      <w:r w:rsidRPr="00C20FCB">
        <w:t>doi</w:t>
      </w:r>
      <w:proofErr w:type="spellEnd"/>
      <w:r w:rsidRPr="00C20FCB">
        <w:t xml:space="preserve">: </w:t>
      </w:r>
      <w:hyperlink r:id="rId45" w:history="1">
        <w:r w:rsidRPr="00C20FCB">
          <w:rPr>
            <w:rStyle w:val="Hyperlink"/>
            <w14:ligatures w14:val="standard"/>
          </w:rPr>
          <w:t>10.1038/s44159-022-00030-6</w:t>
        </w:r>
      </w:hyperlink>
      <w:r w:rsidRPr="00C20FCB">
        <w:t>.</w:t>
      </w:r>
    </w:p>
    <w:p w14:paraId="637F289E" w14:textId="77777777" w:rsidR="00C20FCB" w:rsidRPr="00C20FCB" w:rsidRDefault="00C20FCB" w:rsidP="00A84996">
      <w:pPr>
        <w:pStyle w:val="Bibentry"/>
      </w:pPr>
      <w:r w:rsidRPr="00C20FCB">
        <w:t>[31]</w:t>
      </w:r>
    </w:p>
    <w:p w14:paraId="2046105D" w14:textId="77777777" w:rsidR="00C20FCB" w:rsidRPr="00C20FCB" w:rsidRDefault="00C20FCB" w:rsidP="00A84996">
      <w:pPr>
        <w:pStyle w:val="Bibentry"/>
      </w:pPr>
      <w:r w:rsidRPr="00C20FCB">
        <w:t xml:space="preserve">S. S. </w:t>
      </w:r>
      <w:proofErr w:type="spellStart"/>
      <w:r w:rsidRPr="00C20FCB">
        <w:t>Shergill</w:t>
      </w:r>
      <w:proofErr w:type="spellEnd"/>
      <w:r w:rsidRPr="00C20FCB">
        <w:t xml:space="preserve">, P. M. Bays, C. D. Frith, and D. M. Wolpert, “Two Eyes for an Eye: The Neuroscience of Force Escalation,” </w:t>
      </w:r>
      <w:r w:rsidRPr="00C20FCB">
        <w:rPr>
          <w:i/>
          <w:iCs/>
        </w:rPr>
        <w:t>Science</w:t>
      </w:r>
      <w:r w:rsidRPr="00C20FCB">
        <w:t xml:space="preserve">, vol. 301, no. 5630, pp. 187–187, Jul. 2003, </w:t>
      </w:r>
      <w:proofErr w:type="spellStart"/>
      <w:r w:rsidRPr="00C20FCB">
        <w:t>doi</w:t>
      </w:r>
      <w:proofErr w:type="spellEnd"/>
      <w:r w:rsidRPr="00C20FCB">
        <w:t xml:space="preserve">: </w:t>
      </w:r>
      <w:hyperlink r:id="rId46" w:history="1">
        <w:r w:rsidRPr="00C20FCB">
          <w:rPr>
            <w:rStyle w:val="Hyperlink"/>
            <w14:ligatures w14:val="standard"/>
          </w:rPr>
          <w:t>10.1126/science.1085327</w:t>
        </w:r>
      </w:hyperlink>
      <w:r w:rsidRPr="00C20FCB">
        <w:t>.</w:t>
      </w:r>
    </w:p>
    <w:p w14:paraId="3AEE86E5" w14:textId="77777777" w:rsidR="00C20FCB" w:rsidRPr="00C20FCB" w:rsidRDefault="00C20FCB" w:rsidP="00A84996">
      <w:pPr>
        <w:pStyle w:val="Bibentry"/>
      </w:pPr>
      <w:r w:rsidRPr="00C20FCB">
        <w:t>[32]</w:t>
      </w:r>
    </w:p>
    <w:p w14:paraId="6BB9C120" w14:textId="77777777" w:rsidR="00C20FCB" w:rsidRPr="00C20FCB" w:rsidRDefault="00C20FCB" w:rsidP="00A84996">
      <w:pPr>
        <w:pStyle w:val="Bibentry"/>
      </w:pPr>
      <w:r w:rsidRPr="00C20FCB">
        <w:t xml:space="preserve">M. </w:t>
      </w:r>
      <w:proofErr w:type="spellStart"/>
      <w:r w:rsidRPr="00C20FCB">
        <w:t>Tomasello</w:t>
      </w:r>
      <w:proofErr w:type="spellEnd"/>
      <w:r w:rsidRPr="00C20FCB">
        <w:t xml:space="preserve">, M. Carpenter, J. Call, T. </w:t>
      </w:r>
      <w:proofErr w:type="spellStart"/>
      <w:r w:rsidRPr="00C20FCB">
        <w:t>Behne</w:t>
      </w:r>
      <w:proofErr w:type="spellEnd"/>
      <w:r w:rsidRPr="00C20FCB">
        <w:t xml:space="preserve">, and H. Moll, “Understanding and sharing intentions: The origins of cultural cognition,” </w:t>
      </w:r>
      <w:proofErr w:type="spellStart"/>
      <w:r w:rsidRPr="00C20FCB">
        <w:rPr>
          <w:i/>
          <w:iCs/>
        </w:rPr>
        <w:t>Behav</w:t>
      </w:r>
      <w:proofErr w:type="spellEnd"/>
      <w:r w:rsidRPr="00C20FCB">
        <w:rPr>
          <w:i/>
          <w:iCs/>
        </w:rPr>
        <w:t xml:space="preserve"> Brain Sci</w:t>
      </w:r>
      <w:r w:rsidRPr="00C20FCB">
        <w:t xml:space="preserve">, vol. 28, no. 5, pp. 675–691, Oct. 2005, </w:t>
      </w:r>
      <w:proofErr w:type="spellStart"/>
      <w:r w:rsidRPr="00C20FCB">
        <w:t>doi</w:t>
      </w:r>
      <w:proofErr w:type="spellEnd"/>
      <w:r w:rsidRPr="00C20FCB">
        <w:t xml:space="preserve">: </w:t>
      </w:r>
      <w:hyperlink r:id="rId47" w:history="1">
        <w:r w:rsidRPr="00C20FCB">
          <w:rPr>
            <w:rStyle w:val="Hyperlink"/>
            <w14:ligatures w14:val="standard"/>
          </w:rPr>
          <w:t>10.1017/S0140525X05000129</w:t>
        </w:r>
      </w:hyperlink>
      <w:r w:rsidRPr="00C20FCB">
        <w:t>.</w:t>
      </w:r>
    </w:p>
    <w:p w14:paraId="5032E2D5" w14:textId="77777777" w:rsidR="00C20FCB" w:rsidRPr="00C20FCB" w:rsidRDefault="00C20FCB" w:rsidP="00A84996">
      <w:pPr>
        <w:pStyle w:val="Bibentry"/>
      </w:pPr>
      <w:r w:rsidRPr="00C20FCB">
        <w:t>[33]</w:t>
      </w:r>
    </w:p>
    <w:p w14:paraId="4B34E91C" w14:textId="77777777" w:rsidR="00C20FCB" w:rsidRPr="00C20FCB" w:rsidRDefault="00C20FCB" w:rsidP="00A84996">
      <w:pPr>
        <w:pStyle w:val="Bibentry"/>
      </w:pPr>
      <w:r w:rsidRPr="00C20FCB">
        <w:t xml:space="preserve">D. M. Wegner, B. Sparrow, and L. </w:t>
      </w:r>
      <w:proofErr w:type="spellStart"/>
      <w:r w:rsidRPr="00C20FCB">
        <w:t>Winerman</w:t>
      </w:r>
      <w:proofErr w:type="spellEnd"/>
      <w:r w:rsidRPr="00C20FCB">
        <w:t xml:space="preserve">, “Vicarious Agency: Experiencing Control Over the Movements of Others.,” </w:t>
      </w:r>
      <w:r w:rsidRPr="00C20FCB">
        <w:rPr>
          <w:i/>
          <w:iCs/>
        </w:rPr>
        <w:t>Journal of Personality and Social Psychology</w:t>
      </w:r>
      <w:r w:rsidRPr="00C20FCB">
        <w:t xml:space="preserve">, vol. 86, no. 6, pp. 838–848, 2004, </w:t>
      </w:r>
      <w:proofErr w:type="spellStart"/>
      <w:r w:rsidRPr="00C20FCB">
        <w:t>doi</w:t>
      </w:r>
      <w:proofErr w:type="spellEnd"/>
      <w:r w:rsidRPr="00C20FCB">
        <w:t xml:space="preserve">: </w:t>
      </w:r>
      <w:hyperlink r:id="rId48" w:history="1">
        <w:r w:rsidRPr="00C20FCB">
          <w:rPr>
            <w:rStyle w:val="Hyperlink"/>
            <w14:ligatures w14:val="standard"/>
          </w:rPr>
          <w:t>10.1037/0022-3514.86.6.838</w:t>
        </w:r>
      </w:hyperlink>
      <w:r w:rsidRPr="00C20FCB">
        <w:t>.</w:t>
      </w:r>
    </w:p>
    <w:p w14:paraId="47DFA7F2" w14:textId="77777777" w:rsidR="00C20FCB" w:rsidRPr="00C20FCB" w:rsidRDefault="00C20FCB" w:rsidP="00A84996">
      <w:pPr>
        <w:pStyle w:val="Bibentry"/>
      </w:pPr>
      <w:r w:rsidRPr="00C20FCB">
        <w:t>[34]</w:t>
      </w:r>
    </w:p>
    <w:p w14:paraId="6A3AC168" w14:textId="77777777" w:rsidR="00C20FCB" w:rsidRDefault="00C20FCB" w:rsidP="00A84996">
      <w:pPr>
        <w:pStyle w:val="Bibentry"/>
        <w:rPr>
          <w:ins w:id="590" w:author="Karolina Staikova" w:date="2025-07-11T07:41:00Z"/>
        </w:rPr>
      </w:pPr>
      <w:r w:rsidRPr="00C20FCB">
        <w:t xml:space="preserve">P. Haggard, S. Clark, and J. </w:t>
      </w:r>
      <w:proofErr w:type="spellStart"/>
      <w:r w:rsidRPr="00C20FCB">
        <w:t>Kalogeras</w:t>
      </w:r>
      <w:proofErr w:type="spellEnd"/>
      <w:r w:rsidRPr="00C20FCB">
        <w:t xml:space="preserve">, “Voluntary action and conscious awareness,” </w:t>
      </w:r>
      <w:r w:rsidRPr="00C20FCB">
        <w:rPr>
          <w:i/>
          <w:iCs/>
        </w:rPr>
        <w:t xml:space="preserve">Nat </w:t>
      </w:r>
      <w:proofErr w:type="spellStart"/>
      <w:r w:rsidRPr="00C20FCB">
        <w:rPr>
          <w:i/>
          <w:iCs/>
        </w:rPr>
        <w:t>Neurosci</w:t>
      </w:r>
      <w:proofErr w:type="spellEnd"/>
      <w:r w:rsidRPr="00C20FCB">
        <w:t xml:space="preserve">, vol. 5, no. 4, pp. 382–385, Apr. 2002, </w:t>
      </w:r>
      <w:proofErr w:type="spellStart"/>
      <w:r w:rsidRPr="00C20FCB">
        <w:t>doi</w:t>
      </w:r>
      <w:proofErr w:type="spellEnd"/>
      <w:r w:rsidRPr="00C20FCB">
        <w:t xml:space="preserve">: </w:t>
      </w:r>
      <w:hyperlink r:id="rId49" w:history="1">
        <w:r w:rsidRPr="00C20FCB">
          <w:rPr>
            <w:rStyle w:val="Hyperlink"/>
            <w14:ligatures w14:val="standard"/>
          </w:rPr>
          <w:t>10.1038/nn827</w:t>
        </w:r>
      </w:hyperlink>
      <w:r w:rsidRPr="00C20FCB">
        <w:t>.</w:t>
      </w:r>
    </w:p>
    <w:p w14:paraId="59E8E0BF" w14:textId="076CD117" w:rsidR="00A84996" w:rsidRPr="00A84996" w:rsidRDefault="00A84996" w:rsidP="00A84996">
      <w:pPr>
        <w:pStyle w:val="Bibentry"/>
        <w:rPr>
          <w:ins w:id="591" w:author="Karolina Staikova" w:date="2025-07-11T07:41:00Z"/>
        </w:rPr>
        <w:pPrChange w:id="592" w:author="Karolina Staikova" w:date="2025-07-11T07:42:00Z">
          <w:pPr>
            <w:jc w:val="right"/>
          </w:pPr>
        </w:pPrChange>
      </w:pPr>
      <w:ins w:id="593" w:author="Karolina Staikova" w:date="2025-07-11T07:42:00Z">
        <w:r>
          <w:t>[35]</w:t>
        </w:r>
      </w:ins>
    </w:p>
    <w:p w14:paraId="5602E883" w14:textId="77777777" w:rsidR="00A84996" w:rsidRPr="00A84996" w:rsidRDefault="00A84996" w:rsidP="00A84996">
      <w:pPr>
        <w:pStyle w:val="Bibentry"/>
        <w:rPr>
          <w:ins w:id="594" w:author="Karolina Staikova" w:date="2025-07-11T07:41:00Z"/>
        </w:rPr>
        <w:pPrChange w:id="595" w:author="Karolina Staikova" w:date="2025-07-11T07:42:00Z">
          <w:pPr/>
        </w:pPrChange>
      </w:pPr>
      <w:ins w:id="596" w:author="Karolina Staikova" w:date="2025-07-11T07:41:00Z">
        <w:r w:rsidRPr="00A84996">
          <w:t xml:space="preserve">N. E. Murray, R. S. Drake, and R. M. Klein, “Is gaze cuing more like endogenous or exogenous orienting?,” </w:t>
        </w:r>
        <w:r w:rsidRPr="00A84996">
          <w:rPr>
            <w:rPrChange w:id="597" w:author="Karolina Staikova" w:date="2025-07-11T07:41:00Z">
              <w:rPr>
                <w:i/>
                <w:iCs/>
              </w:rPr>
            </w:rPrChange>
          </w:rPr>
          <w:t xml:space="preserve">Canadian Journal of Experimental Psychology / Revue </w:t>
        </w:r>
        <w:proofErr w:type="spellStart"/>
        <w:r w:rsidRPr="00A84996">
          <w:rPr>
            <w:rPrChange w:id="598" w:author="Karolina Staikova" w:date="2025-07-11T07:41:00Z">
              <w:rPr>
                <w:i/>
                <w:iCs/>
              </w:rPr>
            </w:rPrChange>
          </w:rPr>
          <w:t>canadienne</w:t>
        </w:r>
        <w:proofErr w:type="spellEnd"/>
        <w:r w:rsidRPr="00A84996">
          <w:rPr>
            <w:rPrChange w:id="599" w:author="Karolina Staikova" w:date="2025-07-11T07:41:00Z">
              <w:rPr>
                <w:i/>
                <w:iCs/>
              </w:rPr>
            </w:rPrChange>
          </w:rPr>
          <w:t xml:space="preserve"> de </w:t>
        </w:r>
        <w:proofErr w:type="spellStart"/>
        <w:r w:rsidRPr="00A84996">
          <w:rPr>
            <w:rPrChange w:id="600" w:author="Karolina Staikova" w:date="2025-07-11T07:41:00Z">
              <w:rPr>
                <w:i/>
                <w:iCs/>
              </w:rPr>
            </w:rPrChange>
          </w:rPr>
          <w:t>psychologie</w:t>
        </w:r>
        <w:proofErr w:type="spellEnd"/>
        <w:r w:rsidRPr="00A84996">
          <w:rPr>
            <w:rPrChange w:id="601" w:author="Karolina Staikova" w:date="2025-07-11T07:41:00Z">
              <w:rPr>
                <w:i/>
                <w:iCs/>
              </w:rPr>
            </w:rPrChange>
          </w:rPr>
          <w:t xml:space="preserve"> </w:t>
        </w:r>
        <w:proofErr w:type="spellStart"/>
        <w:r w:rsidRPr="00A84996">
          <w:rPr>
            <w:rPrChange w:id="602" w:author="Karolina Staikova" w:date="2025-07-11T07:41:00Z">
              <w:rPr>
                <w:i/>
                <w:iCs/>
              </w:rPr>
            </w:rPrChange>
          </w:rPr>
          <w:t>expérimentale</w:t>
        </w:r>
        <w:proofErr w:type="spellEnd"/>
        <w:r w:rsidRPr="00A84996">
          <w:t xml:space="preserve">, vol. 77, no. 4, pp. 262–270, Dec. 2023, </w:t>
        </w:r>
        <w:proofErr w:type="spellStart"/>
        <w:r w:rsidRPr="00A84996">
          <w:t>doi</w:t>
        </w:r>
        <w:proofErr w:type="spellEnd"/>
        <w:r w:rsidRPr="00A84996">
          <w:t xml:space="preserve">: </w:t>
        </w:r>
        <w:r w:rsidRPr="00A84996">
          <w:fldChar w:fldCharType="begin"/>
        </w:r>
        <w:r w:rsidRPr="00A84996">
          <w:instrText xml:space="preserve"> HYPERLINK "https://doi.org/10.1037/cep0000315" </w:instrText>
        </w:r>
        <w:r w:rsidRPr="00A84996">
          <w:fldChar w:fldCharType="separate"/>
        </w:r>
        <w:r w:rsidRPr="00A84996">
          <w:rPr>
            <w:rPrChange w:id="603" w:author="Karolina Staikova" w:date="2025-07-11T07:41:00Z">
              <w:rPr>
                <w:color w:val="0000FF"/>
                <w:u w:val="single"/>
              </w:rPr>
            </w:rPrChange>
          </w:rPr>
          <w:t>10.1037/cep0000315</w:t>
        </w:r>
        <w:r w:rsidRPr="00A84996">
          <w:fldChar w:fldCharType="end"/>
        </w:r>
        <w:r w:rsidRPr="00A84996">
          <w:t>.</w:t>
        </w:r>
      </w:ins>
    </w:p>
    <w:p w14:paraId="7A420032" w14:textId="77777777" w:rsidR="00A84996" w:rsidRPr="00C20FCB" w:rsidDel="00A84996" w:rsidRDefault="00A84996" w:rsidP="00A84996">
      <w:pPr>
        <w:pStyle w:val="Bibentry"/>
        <w:ind w:left="0" w:firstLine="0"/>
        <w:rPr>
          <w:del w:id="604" w:author="Karolina Staikova" w:date="2025-07-11T07:42:00Z"/>
        </w:rPr>
      </w:pPr>
    </w:p>
    <w:p w14:paraId="6B1AB275" w14:textId="556C18D3" w:rsidR="00C20FCB" w:rsidRPr="00586A35" w:rsidDel="00A84996" w:rsidRDefault="00C20FCB" w:rsidP="00A84996">
      <w:pPr>
        <w:pStyle w:val="Bibentry"/>
        <w:rPr>
          <w:del w:id="605" w:author="Karolina Staikova" w:date="2025-07-11T07:42:00Z"/>
        </w:rPr>
      </w:pPr>
    </w:p>
    <w:p w14:paraId="5FEC8AC8" w14:textId="7EDEDF88" w:rsidR="00EF5830" w:rsidDel="00A84996" w:rsidRDefault="00EF5830" w:rsidP="00C14A4F">
      <w:pPr>
        <w:pStyle w:val="MetadataHead"/>
        <w:rPr>
          <w:ins w:id="606" w:author="dalan" w:date="2025-07-09T22:32:00Z"/>
          <w:del w:id="607" w:author="Karolina Staikova" w:date="2025-07-11T07:42:00Z"/>
          <w:color w:val="auto"/>
          <w:sz w:val="14"/>
          <w:szCs w:val="14"/>
          <w14:ligatures w14:val="standard"/>
        </w:rPr>
      </w:pPr>
      <w:ins w:id="608" w:author="dalan" w:date="2025-07-09T22:32:00Z">
        <w:del w:id="609" w:author="Karolina Staikova" w:date="2025-07-11T07:42:00Z">
          <w:r w:rsidRPr="00EF5830" w:rsidDel="00A84996">
            <w:rPr>
              <w:color w:val="auto"/>
              <w:sz w:val="14"/>
              <w:szCs w:val="14"/>
              <w14:ligatures w14:val="standard"/>
            </w:rPr>
            <w:delText xml:space="preserve">Murray, N. E., Drake, R. S., &amp; Klein, R. M. (2023). Is gaze cuing more like endogenous or exogenous orienting?. </w:delText>
          </w:r>
          <w:r w:rsidRPr="00AD7E4D" w:rsidDel="00A84996">
            <w:rPr>
              <w:i/>
              <w:color w:val="auto"/>
              <w:sz w:val="14"/>
              <w:szCs w:val="14"/>
              <w14:ligatures w14:val="standard"/>
              <w:rPrChange w:id="610" w:author="dalan" w:date="2025-07-10T01:00:00Z">
                <w:rPr>
                  <w:color w:val="auto"/>
                  <w:sz w:val="14"/>
                  <w:szCs w:val="14"/>
                  <w14:ligatures w14:val="standard"/>
                </w:rPr>
              </w:rPrChange>
            </w:rPr>
            <w:delText>Canadian Journal of Experimental Psychology,</w:delText>
          </w:r>
          <w:r w:rsidRPr="00EF5830" w:rsidDel="00A84996">
            <w:rPr>
              <w:color w:val="auto"/>
              <w:sz w:val="14"/>
              <w:szCs w:val="14"/>
              <w14:ligatures w14:val="standard"/>
            </w:rPr>
            <w:delText xml:space="preserve"> 77(4), 262.</w:delText>
          </w:r>
        </w:del>
      </w:ins>
    </w:p>
    <w:p w14:paraId="7A3D201F" w14:textId="677DCB49"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16063B9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828490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C87389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3A939E0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4C23295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7BF5FFE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2766AF6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29632FA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5D26CB9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345E329B"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611" w:name="intm"/>
      <w:bookmarkEnd w:id="611"/>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4" w:author="dalan" w:date="2025-07-09T20:46:00Z" w:initials="d">
    <w:p w14:paraId="03646C0D" w14:textId="77777777" w:rsidR="00080FCF" w:rsidRDefault="00080FCF">
      <w:pPr>
        <w:pStyle w:val="CommentText"/>
      </w:pPr>
      <w:r>
        <w:rPr>
          <w:rStyle w:val="CommentReference"/>
        </w:rPr>
        <w:annotationRef/>
      </w:r>
      <w:r>
        <w:rPr>
          <w:noProof/>
        </w:rPr>
        <w:t>is this necessary? i mean, it's clear you do a review, no? or it's their format?</w:t>
      </w:r>
    </w:p>
  </w:comment>
  <w:comment w:id="222" w:author="dalan" w:date="2025-07-09T22:55:00Z" w:initials="d">
    <w:p w14:paraId="7E3EC94C" w14:textId="77777777" w:rsidR="00080FCF" w:rsidRPr="00AE5FA1" w:rsidRDefault="00080FCF">
      <w:pPr>
        <w:pStyle w:val="CommentText"/>
      </w:pPr>
      <w:r>
        <w:rPr>
          <w:rStyle w:val="CommentReference"/>
        </w:rPr>
        <w:annotationRef/>
      </w:r>
      <w:r>
        <w:rPr>
          <w:noProof/>
        </w:rPr>
        <w:t>change into {}</w:t>
      </w:r>
    </w:p>
  </w:comment>
  <w:comment w:id="234" w:author="dalan" w:date="2025-07-09T22:58:00Z" w:initials="d">
    <w:p w14:paraId="49BD55A1" w14:textId="77777777" w:rsidR="00080FCF" w:rsidRDefault="00080FCF">
      <w:pPr>
        <w:pStyle w:val="CommentText"/>
        <w:rPr>
          <w:noProof/>
        </w:rPr>
      </w:pPr>
      <w:r>
        <w:rPr>
          <w:rStyle w:val="CommentReference"/>
        </w:rPr>
        <w:annotationRef/>
      </w:r>
      <w:r>
        <w:rPr>
          <w:noProof/>
        </w:rPr>
        <w:t>[]</w:t>
      </w:r>
    </w:p>
    <w:p w14:paraId="7F8AE66A" w14:textId="77777777" w:rsidR="00080FCF" w:rsidRDefault="00080FCF">
      <w:pPr>
        <w:pStyle w:val="CommentText"/>
      </w:pPr>
    </w:p>
  </w:comment>
  <w:comment w:id="236" w:author="dalan" w:date="2025-07-09T22:58:00Z" w:initials="d">
    <w:p w14:paraId="0EB6640D" w14:textId="77777777" w:rsidR="00080FCF" w:rsidRDefault="00080FCF">
      <w:pPr>
        <w:pStyle w:val="CommentText"/>
        <w:rPr>
          <w:noProof/>
        </w:rPr>
      </w:pPr>
      <w:r>
        <w:rPr>
          <w:rStyle w:val="CommentReference"/>
        </w:rPr>
        <w:annotationRef/>
      </w:r>
      <w:r>
        <w:rPr>
          <w:noProof/>
        </w:rPr>
        <w:t>[]</w:t>
      </w:r>
    </w:p>
    <w:p w14:paraId="0628FDCC" w14:textId="77777777" w:rsidR="00080FCF" w:rsidRDefault="00080FCF">
      <w:pPr>
        <w:pStyle w:val="CommentText"/>
      </w:pPr>
    </w:p>
  </w:comment>
  <w:comment w:id="467" w:author="dalan" w:date="2025-07-10T01:18:00Z" w:initials="d">
    <w:p w14:paraId="61FE0541" w14:textId="742E70AA" w:rsidR="00941586" w:rsidRDefault="00941586">
      <w:pPr>
        <w:pStyle w:val="CommentText"/>
      </w:pPr>
      <w:r>
        <w:rPr>
          <w:rStyle w:val="CommentReference"/>
        </w:rPr>
        <w:annotationRef/>
      </w:r>
      <w:r w:rsidR="004B01F2">
        <w:rPr>
          <w:noProof/>
        </w:rPr>
        <w:t>ica't mkeitbld,it awas oms back :((</w:t>
      </w:r>
    </w:p>
  </w:comment>
  <w:comment w:id="470" w:author="dalan" w:date="2025-07-10T01:28:00Z" w:initials="d">
    <w:p w14:paraId="3737B16C" w14:textId="6199480D" w:rsidR="00540093" w:rsidRDefault="00540093">
      <w:pPr>
        <w:pStyle w:val="CommentText"/>
      </w:pPr>
      <w:r>
        <w:rPr>
          <w:rStyle w:val="CommentReference"/>
        </w:rPr>
        <w:annotationRef/>
      </w:r>
      <w:r w:rsidR="004B01F2">
        <w:rPr>
          <w:noProof/>
        </w:rPr>
        <w:t>in the refeene it's 22</w:t>
      </w:r>
    </w:p>
  </w:comment>
  <w:comment w:id="539" w:author="dalan" w:date="2025-07-10T01:49:00Z" w:initials="d">
    <w:p w14:paraId="51B06088" w14:textId="0A08398D" w:rsidR="003861FD" w:rsidRDefault="003861FD">
      <w:pPr>
        <w:pStyle w:val="CommentText"/>
      </w:pPr>
      <w:r>
        <w:rPr>
          <w:rStyle w:val="CommentReference"/>
        </w:rPr>
        <w:annotationRef/>
      </w:r>
      <w:r w:rsidR="004B01F2">
        <w:rPr>
          <w:noProof/>
        </w:rPr>
        <w:t>we don't measure it so bter to be more careful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646C0D" w15:done="0"/>
  <w15:commentEx w15:paraId="7E3EC94C" w15:done="0"/>
  <w15:commentEx w15:paraId="7F8AE66A" w15:done="0"/>
  <w15:commentEx w15:paraId="0628FDCC" w15:done="0"/>
  <w15:commentEx w15:paraId="61FE0541" w15:done="0"/>
  <w15:commentEx w15:paraId="3737B16C" w15:done="0"/>
  <w15:commentEx w15:paraId="51B060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646C0D" w16cid:durableId="2C1A04C2"/>
  <w16cid:commentId w16cid:paraId="7E3EC94C" w16cid:durableId="2C1A04C3"/>
  <w16cid:commentId w16cid:paraId="7F8AE66A" w16cid:durableId="2C1A04C4"/>
  <w16cid:commentId w16cid:paraId="0628FDCC" w16cid:durableId="2C1A04C5"/>
  <w16cid:commentId w16cid:paraId="61FE0541" w16cid:durableId="2C1A04C6"/>
  <w16cid:commentId w16cid:paraId="3737B16C" w16cid:durableId="2C1A04C7"/>
  <w16cid:commentId w16cid:paraId="51B06088" w16cid:durableId="2C1A04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96E19" w14:textId="77777777" w:rsidR="00B50E00" w:rsidRDefault="00B50E00">
      <w:r>
        <w:separator/>
      </w:r>
    </w:p>
  </w:endnote>
  <w:endnote w:type="continuationSeparator" w:id="0">
    <w:p w14:paraId="45865580" w14:textId="77777777" w:rsidR="00B50E00" w:rsidRDefault="00B50E00">
      <w:r>
        <w:continuationSeparator/>
      </w:r>
    </w:p>
  </w:endnote>
  <w:endnote w:type="continuationNotice" w:id="1">
    <w:p w14:paraId="63DBEF26" w14:textId="77777777" w:rsidR="00B50E00" w:rsidRDefault="00B50E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1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inux Libertine">
    <w:altName w:val="Times New Roman"/>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10006FF" w:usb1="4000FCFF" w:usb2="00000009" w:usb3="00000000" w:csb0="0000019F" w:csb1="00000000"/>
  </w:font>
  <w:font w:name="Verdana">
    <w:panose1 w:val="020B0604030504040204"/>
    <w:charset w:val="CC"/>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20300" w14:textId="77777777" w:rsidR="00080FCF" w:rsidRPr="00586A35" w:rsidRDefault="00080FCF" w:rsidP="00586A35">
    <w:pPr>
      <w:pStyle w:val="Footer"/>
      <w:rPr>
        <w:rStyle w:val="PageNumber"/>
        <w:rFonts w:ascii="Linux Biolinum" w:hAnsi="Linux Biolinum" w:cs="Linux Biolinum"/>
      </w:rPr>
    </w:pPr>
  </w:p>
  <w:p w14:paraId="3B69D9FD" w14:textId="77777777" w:rsidR="00080FCF" w:rsidRPr="00586A35" w:rsidRDefault="00080FCF"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63808" w14:textId="77777777" w:rsidR="00080FCF" w:rsidRPr="00586A35" w:rsidRDefault="00080FCF">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6A106" w14:textId="77777777" w:rsidR="00B50E00" w:rsidRDefault="00B50E00">
      <w:r>
        <w:separator/>
      </w:r>
    </w:p>
  </w:footnote>
  <w:footnote w:type="continuationSeparator" w:id="0">
    <w:p w14:paraId="6328475D" w14:textId="77777777" w:rsidR="00B50E00" w:rsidRDefault="00B50E00">
      <w:r>
        <w:continuationSeparator/>
      </w:r>
    </w:p>
  </w:footnote>
  <w:footnote w:type="continuationNotice" w:id="1">
    <w:p w14:paraId="7F449E56" w14:textId="77777777" w:rsidR="00B50E00" w:rsidRDefault="00B50E00"/>
  </w:footnote>
  <w:footnote w:id="2">
    <w:p w14:paraId="329A1996" w14:textId="77777777" w:rsidR="00080FCF" w:rsidDel="00090531" w:rsidRDefault="00080FCF" w:rsidP="00DC112E">
      <w:pPr>
        <w:pStyle w:val="FootnoteText"/>
        <w:rPr>
          <w:del w:id="147" w:author="Karolina Staikova" w:date="2025-07-11T07:33:00Z"/>
        </w:rPr>
      </w:pPr>
      <w:del w:id="148" w:author="Karolina Staikova" w:date="2025-07-11T07:33:00Z">
        <w:r w:rsidDel="00090531">
          <w:rPr>
            <w:rStyle w:val="FootnoteReference"/>
          </w:rPr>
          <w:footnoteRef/>
        </w:r>
        <w:r w:rsidDel="00090531">
          <w:delText xml:space="preserve"> The existing Bibstrip data, copyright text and permission block in the sample file are dummy values, so the user needs to provide the correct values required for the submission in the metadata dialog box.</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48"/>
      <w:gridCol w:w="5148"/>
    </w:tblGrid>
    <w:tr w:rsidR="00080FCF" w:rsidRPr="00586A35" w14:paraId="4484804C" w14:textId="77777777" w:rsidTr="00586A35">
      <w:tc>
        <w:tcPr>
          <w:tcW w:w="2500" w:type="pct"/>
          <w:vAlign w:val="center"/>
        </w:tcPr>
        <w:p w14:paraId="5FC18CC3" w14:textId="2B961E3C" w:rsidR="00080FCF" w:rsidRPr="00586A35" w:rsidRDefault="00785B9B" w:rsidP="00586A35">
          <w:pPr>
            <w:pStyle w:val="Header"/>
            <w:tabs>
              <w:tab w:val="clear" w:pos="4320"/>
              <w:tab w:val="clear" w:pos="8640"/>
            </w:tabs>
            <w:rPr>
              <w:rFonts w:ascii="Linux Biolinum" w:hAnsi="Linux Biolinum" w:cs="Linux Biolinum"/>
            </w:rPr>
          </w:pPr>
          <w:ins w:id="22" w:author="Karolina Staikova" w:date="2025-07-11T08:02:00Z">
            <w:r>
              <w:rPr>
                <w:rFonts w:ascii="Linux Biolinum" w:hAnsi="Linux Biolinum" w:cs="Linux Biolinum"/>
              </w:rPr>
              <w:t>GENEA</w:t>
            </w:r>
          </w:ins>
          <w:ins w:id="23" w:author="Karolina Staikova" w:date="2025-07-11T08:04:00Z">
            <w:r>
              <w:rPr>
                <w:rFonts w:ascii="Linux Biolinum" w:hAnsi="Linux Biolinum" w:cs="Linux Biolinum"/>
              </w:rPr>
              <w:t xml:space="preserve"> Workshop</w:t>
            </w:r>
          </w:ins>
          <w:ins w:id="24" w:author="Karolina Staikova" w:date="2025-07-11T08:02:00Z">
            <w:r>
              <w:rPr>
                <w:rFonts w:ascii="Linux Biolinum" w:hAnsi="Linux Biolinum" w:cs="Linux Biolinum"/>
              </w:rPr>
              <w:t>, 27,</w:t>
            </w:r>
          </w:ins>
          <w:ins w:id="25" w:author="Karolina Staikova" w:date="2025-07-11T08:03:00Z">
            <w:r>
              <w:rPr>
                <w:rFonts w:ascii="Linux Biolinum" w:hAnsi="Linux Biolinum" w:cs="Linux Biolinum"/>
              </w:rPr>
              <w:t xml:space="preserve"> Oct</w:t>
            </w:r>
          </w:ins>
          <w:ins w:id="26" w:author="Karolina Staikova" w:date="2025-07-11T08:07:00Z">
            <w:r w:rsidR="009F4441">
              <w:rPr>
                <w:rFonts w:ascii="Linux Biolinum" w:hAnsi="Linux Biolinum" w:cs="Linux Biolinum"/>
              </w:rPr>
              <w:t>.,</w:t>
            </w:r>
          </w:ins>
          <w:ins w:id="27" w:author="Karolina Staikova" w:date="2025-07-11T08:03:00Z">
            <w:r>
              <w:rPr>
                <w:rFonts w:ascii="Linux Biolinum" w:hAnsi="Linux Biolinum" w:cs="Linux Biolinum"/>
              </w:rPr>
              <w:t xml:space="preserve"> 2025, Dublin, Ireland</w:t>
            </w:r>
          </w:ins>
          <w:ins w:id="28" w:author="Karolina Staikova" w:date="2025-07-11T08:04:00Z">
            <w:r>
              <w:rPr>
                <w:rFonts w:ascii="Linux Biolinum" w:hAnsi="Linux Biolinum" w:cs="Linux Biolinum"/>
              </w:rPr>
              <w:t xml:space="preserve"> </w:t>
            </w:r>
          </w:ins>
          <w:del w:id="29" w:author="Karolina Staikova" w:date="2025-07-11T08:05:00Z">
            <w:r w:rsidR="00080FCF" w:rsidRPr="00586A35" w:rsidDel="00785B9B">
              <w:rPr>
                <w:rFonts w:ascii="Linux Biolinum" w:hAnsi="Linux Biolinum" w:cs="Linux Biolinum"/>
              </w:rPr>
              <w:delText>WOODSTOCK’18, June, 2018, El Paso, Texas USA</w:delText>
            </w:r>
          </w:del>
        </w:p>
      </w:tc>
      <w:tc>
        <w:tcPr>
          <w:tcW w:w="2500" w:type="pct"/>
          <w:vAlign w:val="center"/>
        </w:tcPr>
        <w:p w14:paraId="1F4210A0" w14:textId="700D44AF" w:rsidR="00080FCF" w:rsidRPr="00586A35" w:rsidRDefault="00080FCF" w:rsidP="00586A35">
          <w:pPr>
            <w:pStyle w:val="Header"/>
            <w:tabs>
              <w:tab w:val="clear" w:pos="4320"/>
              <w:tab w:val="clear" w:pos="8640"/>
            </w:tabs>
            <w:jc w:val="right"/>
            <w:rPr>
              <w:rFonts w:ascii="Linux Biolinum" w:hAnsi="Linux Biolinum" w:cs="Linux Biolinum"/>
            </w:rPr>
          </w:pPr>
          <w:del w:id="30" w:author="Karolina Staikova" w:date="2025-07-11T08:05:00Z">
            <w:r w:rsidRPr="00586A35" w:rsidDel="00785B9B">
              <w:rPr>
                <w:rFonts w:ascii="Linux Biolinum" w:hAnsi="Linux Biolinum" w:cs="Linux Biolinum"/>
              </w:rPr>
              <w:delText>F. Surname et al.</w:delText>
            </w:r>
          </w:del>
          <w:ins w:id="31" w:author="Karolina Staikova" w:date="2025-07-11T08:05:00Z">
            <w:r w:rsidR="00785B9B">
              <w:rPr>
                <w:rFonts w:ascii="Linux Biolinum" w:hAnsi="Linux Biolinum" w:cs="Linux Biolinum"/>
              </w:rPr>
              <w:t xml:space="preserve">R. Petkova and A. </w:t>
            </w:r>
          </w:ins>
          <w:ins w:id="32" w:author="Karolina Staikova" w:date="2025-07-11T08:06:00Z">
            <w:r w:rsidR="00785B9B">
              <w:rPr>
                <w:rFonts w:ascii="Linux Biolinum" w:hAnsi="Linux Biolinum" w:cs="Linux Biolinum"/>
              </w:rPr>
              <w:t>Janyan</w:t>
            </w:r>
          </w:ins>
        </w:p>
      </w:tc>
    </w:tr>
  </w:tbl>
  <w:p w14:paraId="2A3AC9F7" w14:textId="77777777" w:rsidR="00080FCF" w:rsidRPr="00586A35" w:rsidRDefault="00080FCF"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5148"/>
      <w:gridCol w:w="5148"/>
    </w:tblGrid>
    <w:tr w:rsidR="00080FCF" w:rsidRPr="00586A35" w14:paraId="3F4EBD35" w14:textId="77777777" w:rsidTr="00586A35">
      <w:tc>
        <w:tcPr>
          <w:tcW w:w="2500" w:type="pct"/>
          <w:vAlign w:val="center"/>
        </w:tcPr>
        <w:p w14:paraId="638D46E8" w14:textId="611DCFE4" w:rsidR="00080FCF" w:rsidRPr="00586A35" w:rsidRDefault="00080FCF" w:rsidP="00586A35">
          <w:pPr>
            <w:pStyle w:val="Header"/>
            <w:tabs>
              <w:tab w:val="clear" w:pos="4320"/>
              <w:tab w:val="clear" w:pos="8640"/>
            </w:tabs>
            <w:rPr>
              <w:rFonts w:ascii="Linux Biolinum" w:hAnsi="Linux Biolinum" w:cs="Linux Biolinum"/>
            </w:rPr>
          </w:pPr>
          <w:del w:id="33" w:author="Karolina Staikova" w:date="2025-07-11T08:08:00Z">
            <w:r w:rsidRPr="00586A35" w:rsidDel="009F4441">
              <w:rPr>
                <w:rFonts w:ascii="Linux Biolinum" w:hAnsi="Linux Biolinum" w:cs="Linux Biolinum"/>
              </w:rPr>
              <w:delText>Insert Your Title Here</w:delText>
            </w:r>
          </w:del>
          <w:ins w:id="34" w:author="Karolina Staikova" w:date="2025-07-11T08:08:00Z">
            <w:r w:rsidR="009F4441">
              <w:rPr>
                <w:rFonts w:ascii="Linux Biolinum" w:hAnsi="Linux Biolinum" w:cs="Linux Biolinum"/>
              </w:rPr>
              <w:t>Gaze cuing effect in action control: Yes</w:t>
            </w:r>
          </w:ins>
          <w:ins w:id="35" w:author="Karolina Staikova" w:date="2025-07-11T08:09:00Z">
            <w:r w:rsidR="009F4441">
              <w:rPr>
                <w:rFonts w:ascii="Linux Biolinum" w:hAnsi="Linux Biolinum" w:cs="Linux Biolinum"/>
              </w:rPr>
              <w:t>, action matters!</w:t>
            </w:r>
          </w:ins>
        </w:p>
      </w:tc>
      <w:tc>
        <w:tcPr>
          <w:tcW w:w="2500" w:type="pct"/>
          <w:vAlign w:val="center"/>
        </w:tcPr>
        <w:p w14:paraId="3DE618B5" w14:textId="559B0888" w:rsidR="00080FCF" w:rsidRPr="00586A35" w:rsidRDefault="009F4441" w:rsidP="00586A35">
          <w:pPr>
            <w:pStyle w:val="Header"/>
            <w:tabs>
              <w:tab w:val="clear" w:pos="4320"/>
              <w:tab w:val="clear" w:pos="8640"/>
            </w:tabs>
            <w:jc w:val="right"/>
            <w:rPr>
              <w:rFonts w:ascii="Linux Biolinum" w:hAnsi="Linux Biolinum" w:cs="Linux Biolinum"/>
            </w:rPr>
          </w:pPr>
          <w:ins w:id="36" w:author="Karolina Staikova" w:date="2025-07-11T08:07:00Z">
            <w:r>
              <w:rPr>
                <w:rFonts w:ascii="Linux Biolinum" w:hAnsi="Linux Biolinum" w:cs="Linux Biolinum"/>
              </w:rPr>
              <w:t>GENEA Workshop, 27, Oct., 2025, Dublin, Ireland</w:t>
            </w:r>
          </w:ins>
          <w:del w:id="37" w:author="Karolina Staikova" w:date="2025-07-11T08:07:00Z">
            <w:r w:rsidR="00080FCF" w:rsidRPr="00586A35" w:rsidDel="009F4441">
              <w:rPr>
                <w:rFonts w:ascii="Linux Biolinum" w:hAnsi="Linux Biolinum" w:cs="Linux Biolinum"/>
              </w:rPr>
              <w:delText>WOODSTOCK’18, June, 2018, El Paso, Texas USA</w:delText>
            </w:r>
          </w:del>
        </w:p>
      </w:tc>
    </w:tr>
  </w:tbl>
  <w:p w14:paraId="4ABD71D8" w14:textId="77777777" w:rsidR="00080FCF" w:rsidRPr="00586A35" w:rsidRDefault="00080FCF"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756490">
    <w:abstractNumId w:val="28"/>
  </w:num>
  <w:num w:numId="2" w16cid:durableId="1347366518">
    <w:abstractNumId w:val="14"/>
  </w:num>
  <w:num w:numId="3" w16cid:durableId="1929147751">
    <w:abstractNumId w:val="10"/>
  </w:num>
  <w:num w:numId="4" w16cid:durableId="1410885640">
    <w:abstractNumId w:val="27"/>
  </w:num>
  <w:num w:numId="5" w16cid:durableId="1794443656">
    <w:abstractNumId w:val="19"/>
  </w:num>
  <w:num w:numId="6" w16cid:durableId="1061057608">
    <w:abstractNumId w:val="15"/>
  </w:num>
  <w:num w:numId="7" w16cid:durableId="1635989252">
    <w:abstractNumId w:val="25"/>
  </w:num>
  <w:num w:numId="8" w16cid:durableId="756557385">
    <w:abstractNumId w:val="21"/>
  </w:num>
  <w:num w:numId="9" w16cid:durableId="1024945504">
    <w:abstractNumId w:val="24"/>
  </w:num>
  <w:num w:numId="10" w16cid:durableId="1322343280">
    <w:abstractNumId w:val="9"/>
  </w:num>
  <w:num w:numId="11" w16cid:durableId="376852271">
    <w:abstractNumId w:val="7"/>
  </w:num>
  <w:num w:numId="12" w16cid:durableId="1331175334">
    <w:abstractNumId w:val="6"/>
  </w:num>
  <w:num w:numId="13" w16cid:durableId="841357350">
    <w:abstractNumId w:val="5"/>
  </w:num>
  <w:num w:numId="14" w16cid:durableId="1182204376">
    <w:abstractNumId w:val="4"/>
  </w:num>
  <w:num w:numId="15" w16cid:durableId="1249582906">
    <w:abstractNumId w:val="8"/>
  </w:num>
  <w:num w:numId="16" w16cid:durableId="152993742">
    <w:abstractNumId w:val="3"/>
  </w:num>
  <w:num w:numId="17" w16cid:durableId="1183085180">
    <w:abstractNumId w:val="2"/>
  </w:num>
  <w:num w:numId="18" w16cid:durableId="1750888245">
    <w:abstractNumId w:val="1"/>
  </w:num>
  <w:num w:numId="19" w16cid:durableId="2029603768">
    <w:abstractNumId w:val="0"/>
  </w:num>
  <w:num w:numId="20" w16cid:durableId="1395279941">
    <w:abstractNumId w:val="20"/>
  </w:num>
  <w:num w:numId="21" w16cid:durableId="282538405">
    <w:abstractNumId w:val="23"/>
  </w:num>
  <w:num w:numId="22" w16cid:durableId="1403136077">
    <w:abstractNumId w:val="29"/>
  </w:num>
  <w:num w:numId="23" w16cid:durableId="981271376">
    <w:abstractNumId w:val="13"/>
  </w:num>
  <w:num w:numId="24" w16cid:durableId="1896314038">
    <w:abstractNumId w:val="26"/>
  </w:num>
  <w:num w:numId="25" w16cid:durableId="241840524">
    <w:abstractNumId w:val="22"/>
  </w:num>
  <w:num w:numId="26" w16cid:durableId="429816426">
    <w:abstractNumId w:val="16"/>
  </w:num>
  <w:num w:numId="27" w16cid:durableId="19789511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797030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5666818">
    <w:abstractNumId w:val="17"/>
  </w:num>
  <w:num w:numId="30" w16cid:durableId="1434663721">
    <w:abstractNumId w:val="12"/>
  </w:num>
  <w:num w:numId="31" w16cid:durableId="994796995">
    <w:abstractNumId w:val="1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rolina Staikova">
    <w15:presenceInfo w15:providerId="Windows Live" w15:userId="8bb375188cd6b583"/>
  </w15:person>
  <w15:person w15:author="dalan">
    <w15:presenceInfo w15:providerId="Windows Live" w15:userId="a40f92a104210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de-DE" w:vendorID="64" w:dllVersion="4096" w:nlCheck="1" w:checkStyle="0"/>
  <w:activeWritingStyle w:appName="MSWord" w:lang="fr-FR" w:vendorID="64" w:dllVersion="0" w:nlCheck="1" w:checkStyle="0"/>
  <w:activeWritingStyle w:appName="MSWord" w:lang="de-DE" w:vendorID="64" w:dllVersion="0" w:nlCheck="1" w:checkStyle="0"/>
  <w:proofState w:spelling="clean" w:grammar="clean"/>
  <w:attachedTemplate r:id="rId1"/>
  <w:linkStyles/>
  <w:trackRevision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21239"/>
    <w:rsid w:val="000332B5"/>
    <w:rsid w:val="00035FAD"/>
    <w:rsid w:val="00041330"/>
    <w:rsid w:val="00043BE0"/>
    <w:rsid w:val="00045252"/>
    <w:rsid w:val="00047398"/>
    <w:rsid w:val="00050EEF"/>
    <w:rsid w:val="00052A1A"/>
    <w:rsid w:val="00052C34"/>
    <w:rsid w:val="00056777"/>
    <w:rsid w:val="0006112F"/>
    <w:rsid w:val="00062D29"/>
    <w:rsid w:val="000713CD"/>
    <w:rsid w:val="000717FA"/>
    <w:rsid w:val="00072E69"/>
    <w:rsid w:val="0007392C"/>
    <w:rsid w:val="000739F9"/>
    <w:rsid w:val="00077680"/>
    <w:rsid w:val="00080E27"/>
    <w:rsid w:val="00080FCF"/>
    <w:rsid w:val="000819C0"/>
    <w:rsid w:val="0008431E"/>
    <w:rsid w:val="00087842"/>
    <w:rsid w:val="00090531"/>
    <w:rsid w:val="000A38CE"/>
    <w:rsid w:val="000C050B"/>
    <w:rsid w:val="000D576D"/>
    <w:rsid w:val="000E118B"/>
    <w:rsid w:val="000E278E"/>
    <w:rsid w:val="000E64FC"/>
    <w:rsid w:val="000E7A87"/>
    <w:rsid w:val="000F49F5"/>
    <w:rsid w:val="000F4F92"/>
    <w:rsid w:val="000F6090"/>
    <w:rsid w:val="001041A3"/>
    <w:rsid w:val="0010534D"/>
    <w:rsid w:val="00105E73"/>
    <w:rsid w:val="00115341"/>
    <w:rsid w:val="00115EF1"/>
    <w:rsid w:val="00124C07"/>
    <w:rsid w:val="00125AC6"/>
    <w:rsid w:val="00125C53"/>
    <w:rsid w:val="00127056"/>
    <w:rsid w:val="00127D30"/>
    <w:rsid w:val="0013007D"/>
    <w:rsid w:val="0013113A"/>
    <w:rsid w:val="001314CF"/>
    <w:rsid w:val="001363F5"/>
    <w:rsid w:val="00136EFF"/>
    <w:rsid w:val="001377F6"/>
    <w:rsid w:val="00140C02"/>
    <w:rsid w:val="00141A17"/>
    <w:rsid w:val="0014244B"/>
    <w:rsid w:val="00142FEA"/>
    <w:rsid w:val="0014316C"/>
    <w:rsid w:val="001453E7"/>
    <w:rsid w:val="00145419"/>
    <w:rsid w:val="00145486"/>
    <w:rsid w:val="00145D07"/>
    <w:rsid w:val="00152510"/>
    <w:rsid w:val="00155166"/>
    <w:rsid w:val="001566AE"/>
    <w:rsid w:val="00166856"/>
    <w:rsid w:val="001751F7"/>
    <w:rsid w:val="001821CB"/>
    <w:rsid w:val="00185BBB"/>
    <w:rsid w:val="00185CD9"/>
    <w:rsid w:val="00193445"/>
    <w:rsid w:val="001961CD"/>
    <w:rsid w:val="00196513"/>
    <w:rsid w:val="001A06AF"/>
    <w:rsid w:val="001A43B1"/>
    <w:rsid w:val="001A71BB"/>
    <w:rsid w:val="001B29D6"/>
    <w:rsid w:val="001B5057"/>
    <w:rsid w:val="001C2EC2"/>
    <w:rsid w:val="001D25C7"/>
    <w:rsid w:val="001D5887"/>
    <w:rsid w:val="001E2720"/>
    <w:rsid w:val="001E71D7"/>
    <w:rsid w:val="0020294A"/>
    <w:rsid w:val="00203E2A"/>
    <w:rsid w:val="00217149"/>
    <w:rsid w:val="00220572"/>
    <w:rsid w:val="002212F5"/>
    <w:rsid w:val="002233F8"/>
    <w:rsid w:val="00223CBE"/>
    <w:rsid w:val="00223CC6"/>
    <w:rsid w:val="00240D20"/>
    <w:rsid w:val="00245119"/>
    <w:rsid w:val="00246515"/>
    <w:rsid w:val="00250FEF"/>
    <w:rsid w:val="00252596"/>
    <w:rsid w:val="00264B6B"/>
    <w:rsid w:val="00270347"/>
    <w:rsid w:val="0027195D"/>
    <w:rsid w:val="002721FA"/>
    <w:rsid w:val="002738DA"/>
    <w:rsid w:val="00282789"/>
    <w:rsid w:val="00284EA5"/>
    <w:rsid w:val="002872B0"/>
    <w:rsid w:val="00290DF5"/>
    <w:rsid w:val="00292645"/>
    <w:rsid w:val="00294DD3"/>
    <w:rsid w:val="0029583F"/>
    <w:rsid w:val="002A4CAC"/>
    <w:rsid w:val="002A517A"/>
    <w:rsid w:val="002A765D"/>
    <w:rsid w:val="002B01E4"/>
    <w:rsid w:val="002B19AD"/>
    <w:rsid w:val="002B1F59"/>
    <w:rsid w:val="002B26CD"/>
    <w:rsid w:val="002B3976"/>
    <w:rsid w:val="002B6291"/>
    <w:rsid w:val="002B74C6"/>
    <w:rsid w:val="002C054E"/>
    <w:rsid w:val="002C06F2"/>
    <w:rsid w:val="002C4A8B"/>
    <w:rsid w:val="002D1916"/>
    <w:rsid w:val="002D26C4"/>
    <w:rsid w:val="002F069E"/>
    <w:rsid w:val="002F2289"/>
    <w:rsid w:val="002F2EB2"/>
    <w:rsid w:val="002F669E"/>
    <w:rsid w:val="00301545"/>
    <w:rsid w:val="00303FAD"/>
    <w:rsid w:val="003057B1"/>
    <w:rsid w:val="00307501"/>
    <w:rsid w:val="00311B8F"/>
    <w:rsid w:val="00317850"/>
    <w:rsid w:val="00321DDC"/>
    <w:rsid w:val="003245F6"/>
    <w:rsid w:val="0032775A"/>
    <w:rsid w:val="0033342D"/>
    <w:rsid w:val="003339F1"/>
    <w:rsid w:val="003342CD"/>
    <w:rsid w:val="00336D12"/>
    <w:rsid w:val="003422E2"/>
    <w:rsid w:val="0034235E"/>
    <w:rsid w:val="00356296"/>
    <w:rsid w:val="00357671"/>
    <w:rsid w:val="00371F10"/>
    <w:rsid w:val="00373175"/>
    <w:rsid w:val="003735D0"/>
    <w:rsid w:val="0037572A"/>
    <w:rsid w:val="00376CCC"/>
    <w:rsid w:val="0038080D"/>
    <w:rsid w:val="003861FD"/>
    <w:rsid w:val="00390853"/>
    <w:rsid w:val="00392395"/>
    <w:rsid w:val="003936B1"/>
    <w:rsid w:val="003944CF"/>
    <w:rsid w:val="00394617"/>
    <w:rsid w:val="003A1ABD"/>
    <w:rsid w:val="003A217C"/>
    <w:rsid w:val="003A57A4"/>
    <w:rsid w:val="003B0020"/>
    <w:rsid w:val="003B1CA3"/>
    <w:rsid w:val="003B44F3"/>
    <w:rsid w:val="003B73D2"/>
    <w:rsid w:val="003C1602"/>
    <w:rsid w:val="003C3338"/>
    <w:rsid w:val="003D0DD2"/>
    <w:rsid w:val="003D2E0A"/>
    <w:rsid w:val="003D446D"/>
    <w:rsid w:val="003D544B"/>
    <w:rsid w:val="003D7001"/>
    <w:rsid w:val="003E6247"/>
    <w:rsid w:val="003F1A6A"/>
    <w:rsid w:val="003F3012"/>
    <w:rsid w:val="003F31A3"/>
    <w:rsid w:val="003F4297"/>
    <w:rsid w:val="003F4607"/>
    <w:rsid w:val="003F5DAE"/>
    <w:rsid w:val="003F5F3D"/>
    <w:rsid w:val="003F7CA2"/>
    <w:rsid w:val="0040075E"/>
    <w:rsid w:val="004023EC"/>
    <w:rsid w:val="004123AD"/>
    <w:rsid w:val="004128EE"/>
    <w:rsid w:val="00417933"/>
    <w:rsid w:val="00421601"/>
    <w:rsid w:val="00427C7D"/>
    <w:rsid w:val="00431CB0"/>
    <w:rsid w:val="00442D6D"/>
    <w:rsid w:val="004442BC"/>
    <w:rsid w:val="00452D6E"/>
    <w:rsid w:val="0046042C"/>
    <w:rsid w:val="0048106F"/>
    <w:rsid w:val="0048126B"/>
    <w:rsid w:val="004825CE"/>
    <w:rsid w:val="0048349E"/>
    <w:rsid w:val="004836A6"/>
    <w:rsid w:val="004857AF"/>
    <w:rsid w:val="0049162A"/>
    <w:rsid w:val="00492EF4"/>
    <w:rsid w:val="004947C9"/>
    <w:rsid w:val="00495781"/>
    <w:rsid w:val="00497365"/>
    <w:rsid w:val="004A16E1"/>
    <w:rsid w:val="004A7556"/>
    <w:rsid w:val="004B01F2"/>
    <w:rsid w:val="004B0BF6"/>
    <w:rsid w:val="004C1B6B"/>
    <w:rsid w:val="004C1EDF"/>
    <w:rsid w:val="004C49F3"/>
    <w:rsid w:val="004C6625"/>
    <w:rsid w:val="004C664B"/>
    <w:rsid w:val="004C6B2D"/>
    <w:rsid w:val="004D4DA4"/>
    <w:rsid w:val="004D6F20"/>
    <w:rsid w:val="004F0DD6"/>
    <w:rsid w:val="004F1673"/>
    <w:rsid w:val="004F4CFB"/>
    <w:rsid w:val="005001CE"/>
    <w:rsid w:val="0050103C"/>
    <w:rsid w:val="005041C6"/>
    <w:rsid w:val="00504C8B"/>
    <w:rsid w:val="00506EF6"/>
    <w:rsid w:val="005153AC"/>
    <w:rsid w:val="005160AB"/>
    <w:rsid w:val="00522F14"/>
    <w:rsid w:val="00523CD9"/>
    <w:rsid w:val="00524B92"/>
    <w:rsid w:val="00533557"/>
    <w:rsid w:val="005351A0"/>
    <w:rsid w:val="00537A2F"/>
    <w:rsid w:val="00540093"/>
    <w:rsid w:val="00540C55"/>
    <w:rsid w:val="00551881"/>
    <w:rsid w:val="005528F6"/>
    <w:rsid w:val="00561FDD"/>
    <w:rsid w:val="005847EF"/>
    <w:rsid w:val="00584C2F"/>
    <w:rsid w:val="0058578F"/>
    <w:rsid w:val="00586A35"/>
    <w:rsid w:val="005924BE"/>
    <w:rsid w:val="005927BE"/>
    <w:rsid w:val="00592F80"/>
    <w:rsid w:val="00596082"/>
    <w:rsid w:val="00596F2A"/>
    <w:rsid w:val="005B2ED3"/>
    <w:rsid w:val="005B493F"/>
    <w:rsid w:val="005B70E5"/>
    <w:rsid w:val="005C0062"/>
    <w:rsid w:val="005C3D72"/>
    <w:rsid w:val="005C5E36"/>
    <w:rsid w:val="005D0695"/>
    <w:rsid w:val="005D0CCE"/>
    <w:rsid w:val="005D3199"/>
    <w:rsid w:val="005D7E6E"/>
    <w:rsid w:val="005E22A3"/>
    <w:rsid w:val="005E7BE2"/>
    <w:rsid w:val="005F30FF"/>
    <w:rsid w:val="005F564B"/>
    <w:rsid w:val="006043B9"/>
    <w:rsid w:val="006078F7"/>
    <w:rsid w:val="00607A60"/>
    <w:rsid w:val="006112E1"/>
    <w:rsid w:val="0061273A"/>
    <w:rsid w:val="00612C56"/>
    <w:rsid w:val="00612E4E"/>
    <w:rsid w:val="00623DA1"/>
    <w:rsid w:val="006317A6"/>
    <w:rsid w:val="0063310F"/>
    <w:rsid w:val="0063608B"/>
    <w:rsid w:val="006374F1"/>
    <w:rsid w:val="00644AC8"/>
    <w:rsid w:val="00650463"/>
    <w:rsid w:val="006514CD"/>
    <w:rsid w:val="0065275A"/>
    <w:rsid w:val="00654D92"/>
    <w:rsid w:val="00660A05"/>
    <w:rsid w:val="00665A9D"/>
    <w:rsid w:val="00670649"/>
    <w:rsid w:val="00672ABE"/>
    <w:rsid w:val="00675128"/>
    <w:rsid w:val="006758E7"/>
    <w:rsid w:val="00677580"/>
    <w:rsid w:val="0068521B"/>
    <w:rsid w:val="00690C4D"/>
    <w:rsid w:val="0069472B"/>
    <w:rsid w:val="00694749"/>
    <w:rsid w:val="006978B2"/>
    <w:rsid w:val="006A22F6"/>
    <w:rsid w:val="006A29E8"/>
    <w:rsid w:val="006A7F48"/>
    <w:rsid w:val="006B4623"/>
    <w:rsid w:val="006B5126"/>
    <w:rsid w:val="006B6CF6"/>
    <w:rsid w:val="006C4BE3"/>
    <w:rsid w:val="006D0E9B"/>
    <w:rsid w:val="006D2239"/>
    <w:rsid w:val="006D72CB"/>
    <w:rsid w:val="006E0D12"/>
    <w:rsid w:val="006E4407"/>
    <w:rsid w:val="006E6A33"/>
    <w:rsid w:val="006E7653"/>
    <w:rsid w:val="006F050A"/>
    <w:rsid w:val="006F1681"/>
    <w:rsid w:val="006F66CB"/>
    <w:rsid w:val="006F769F"/>
    <w:rsid w:val="00701FA6"/>
    <w:rsid w:val="0070306F"/>
    <w:rsid w:val="007030C1"/>
    <w:rsid w:val="0070473B"/>
    <w:rsid w:val="0070531E"/>
    <w:rsid w:val="00713C49"/>
    <w:rsid w:val="00716FD4"/>
    <w:rsid w:val="0071778C"/>
    <w:rsid w:val="00717FB2"/>
    <w:rsid w:val="007249CB"/>
    <w:rsid w:val="00724D41"/>
    <w:rsid w:val="00727503"/>
    <w:rsid w:val="00727914"/>
    <w:rsid w:val="00727EBD"/>
    <w:rsid w:val="00732243"/>
    <w:rsid w:val="00732D22"/>
    <w:rsid w:val="00743328"/>
    <w:rsid w:val="007451FF"/>
    <w:rsid w:val="00745373"/>
    <w:rsid w:val="00747E69"/>
    <w:rsid w:val="00751EC1"/>
    <w:rsid w:val="00752225"/>
    <w:rsid w:val="00753548"/>
    <w:rsid w:val="00763D9D"/>
    <w:rsid w:val="00764059"/>
    <w:rsid w:val="007647B0"/>
    <w:rsid w:val="00765265"/>
    <w:rsid w:val="00776F92"/>
    <w:rsid w:val="007800CE"/>
    <w:rsid w:val="00780227"/>
    <w:rsid w:val="00785B9B"/>
    <w:rsid w:val="007921C4"/>
    <w:rsid w:val="00793451"/>
    <w:rsid w:val="00793808"/>
    <w:rsid w:val="0079682F"/>
    <w:rsid w:val="00797D60"/>
    <w:rsid w:val="007A2C1A"/>
    <w:rsid w:val="007A3F4E"/>
    <w:rsid w:val="007A481F"/>
    <w:rsid w:val="007A502C"/>
    <w:rsid w:val="007A579F"/>
    <w:rsid w:val="007C1697"/>
    <w:rsid w:val="007C4F8B"/>
    <w:rsid w:val="007C57E7"/>
    <w:rsid w:val="007D3C28"/>
    <w:rsid w:val="007E0B4F"/>
    <w:rsid w:val="007E7648"/>
    <w:rsid w:val="007F2D1D"/>
    <w:rsid w:val="00802E06"/>
    <w:rsid w:val="00804E43"/>
    <w:rsid w:val="008051C3"/>
    <w:rsid w:val="00810CE2"/>
    <w:rsid w:val="008150D4"/>
    <w:rsid w:val="008216D3"/>
    <w:rsid w:val="00823279"/>
    <w:rsid w:val="00824131"/>
    <w:rsid w:val="00824584"/>
    <w:rsid w:val="008313F7"/>
    <w:rsid w:val="0083735E"/>
    <w:rsid w:val="00837CBF"/>
    <w:rsid w:val="00843705"/>
    <w:rsid w:val="00847A31"/>
    <w:rsid w:val="00850D0C"/>
    <w:rsid w:val="0085553A"/>
    <w:rsid w:val="00861985"/>
    <w:rsid w:val="00871E83"/>
    <w:rsid w:val="008770EA"/>
    <w:rsid w:val="008816BD"/>
    <w:rsid w:val="0088663A"/>
    <w:rsid w:val="0089066F"/>
    <w:rsid w:val="00891A1D"/>
    <w:rsid w:val="008920F8"/>
    <w:rsid w:val="008949E1"/>
    <w:rsid w:val="008A665A"/>
    <w:rsid w:val="008B08B5"/>
    <w:rsid w:val="008B1EFD"/>
    <w:rsid w:val="008B710D"/>
    <w:rsid w:val="008C1AA1"/>
    <w:rsid w:val="008C6E83"/>
    <w:rsid w:val="008C72C9"/>
    <w:rsid w:val="008D4A83"/>
    <w:rsid w:val="008D75D7"/>
    <w:rsid w:val="008D7E47"/>
    <w:rsid w:val="008E0DF9"/>
    <w:rsid w:val="008F2E75"/>
    <w:rsid w:val="008F6FB8"/>
    <w:rsid w:val="008F7FBB"/>
    <w:rsid w:val="009010B7"/>
    <w:rsid w:val="009073E1"/>
    <w:rsid w:val="00912135"/>
    <w:rsid w:val="0092209C"/>
    <w:rsid w:val="00922D48"/>
    <w:rsid w:val="009268B7"/>
    <w:rsid w:val="00926E45"/>
    <w:rsid w:val="00927A6D"/>
    <w:rsid w:val="00931F2B"/>
    <w:rsid w:val="00932662"/>
    <w:rsid w:val="00934FE1"/>
    <w:rsid w:val="00936367"/>
    <w:rsid w:val="00936F8D"/>
    <w:rsid w:val="00941586"/>
    <w:rsid w:val="00942742"/>
    <w:rsid w:val="00944AEF"/>
    <w:rsid w:val="009453E2"/>
    <w:rsid w:val="0095071A"/>
    <w:rsid w:val="00953173"/>
    <w:rsid w:val="00955704"/>
    <w:rsid w:val="00957FF7"/>
    <w:rsid w:val="00962503"/>
    <w:rsid w:val="00966299"/>
    <w:rsid w:val="009668DE"/>
    <w:rsid w:val="00976413"/>
    <w:rsid w:val="00982C4C"/>
    <w:rsid w:val="00986039"/>
    <w:rsid w:val="009923C7"/>
    <w:rsid w:val="00992773"/>
    <w:rsid w:val="009963F9"/>
    <w:rsid w:val="00997043"/>
    <w:rsid w:val="009978A7"/>
    <w:rsid w:val="009A431D"/>
    <w:rsid w:val="009B00DC"/>
    <w:rsid w:val="009B7559"/>
    <w:rsid w:val="009C1532"/>
    <w:rsid w:val="009C2FCA"/>
    <w:rsid w:val="009D2C42"/>
    <w:rsid w:val="009D3C3B"/>
    <w:rsid w:val="009D46EA"/>
    <w:rsid w:val="009D74E6"/>
    <w:rsid w:val="009D7D6A"/>
    <w:rsid w:val="009E56C5"/>
    <w:rsid w:val="009E5800"/>
    <w:rsid w:val="009E7485"/>
    <w:rsid w:val="009F2833"/>
    <w:rsid w:val="009F42D0"/>
    <w:rsid w:val="009F4441"/>
    <w:rsid w:val="00A012F5"/>
    <w:rsid w:val="00A12291"/>
    <w:rsid w:val="00A1434F"/>
    <w:rsid w:val="00A15152"/>
    <w:rsid w:val="00A155F9"/>
    <w:rsid w:val="00A164B7"/>
    <w:rsid w:val="00A21DEF"/>
    <w:rsid w:val="00A27742"/>
    <w:rsid w:val="00A313DD"/>
    <w:rsid w:val="00A319FD"/>
    <w:rsid w:val="00A32C7D"/>
    <w:rsid w:val="00A34626"/>
    <w:rsid w:val="00A462C6"/>
    <w:rsid w:val="00A50462"/>
    <w:rsid w:val="00A55023"/>
    <w:rsid w:val="00A55382"/>
    <w:rsid w:val="00A57D46"/>
    <w:rsid w:val="00A61A87"/>
    <w:rsid w:val="00A739CB"/>
    <w:rsid w:val="00A75047"/>
    <w:rsid w:val="00A84996"/>
    <w:rsid w:val="00A8507F"/>
    <w:rsid w:val="00A91E16"/>
    <w:rsid w:val="00A93162"/>
    <w:rsid w:val="00A95518"/>
    <w:rsid w:val="00AA10C4"/>
    <w:rsid w:val="00AA24AF"/>
    <w:rsid w:val="00AA57D8"/>
    <w:rsid w:val="00AA5BF1"/>
    <w:rsid w:val="00AA6E2B"/>
    <w:rsid w:val="00AA7765"/>
    <w:rsid w:val="00AB0733"/>
    <w:rsid w:val="00AB21AA"/>
    <w:rsid w:val="00AB2327"/>
    <w:rsid w:val="00AB5FC3"/>
    <w:rsid w:val="00AB7BF2"/>
    <w:rsid w:val="00AC4630"/>
    <w:rsid w:val="00AD0294"/>
    <w:rsid w:val="00AD7E4D"/>
    <w:rsid w:val="00AE1E64"/>
    <w:rsid w:val="00AE30C6"/>
    <w:rsid w:val="00AE3156"/>
    <w:rsid w:val="00AE5FA1"/>
    <w:rsid w:val="00B02181"/>
    <w:rsid w:val="00B11468"/>
    <w:rsid w:val="00B129A2"/>
    <w:rsid w:val="00B13E4F"/>
    <w:rsid w:val="00B14E51"/>
    <w:rsid w:val="00B15A21"/>
    <w:rsid w:val="00B16272"/>
    <w:rsid w:val="00B1638F"/>
    <w:rsid w:val="00B20E68"/>
    <w:rsid w:val="00B25737"/>
    <w:rsid w:val="00B25EDC"/>
    <w:rsid w:val="00B272FE"/>
    <w:rsid w:val="00B33269"/>
    <w:rsid w:val="00B350C9"/>
    <w:rsid w:val="00B3715C"/>
    <w:rsid w:val="00B4052C"/>
    <w:rsid w:val="00B41CB4"/>
    <w:rsid w:val="00B43D73"/>
    <w:rsid w:val="00B44D9E"/>
    <w:rsid w:val="00B46551"/>
    <w:rsid w:val="00B50E00"/>
    <w:rsid w:val="00B51DB5"/>
    <w:rsid w:val="00B54AA8"/>
    <w:rsid w:val="00B54F7E"/>
    <w:rsid w:val="00B61445"/>
    <w:rsid w:val="00B61DDD"/>
    <w:rsid w:val="00B64DD4"/>
    <w:rsid w:val="00B64F13"/>
    <w:rsid w:val="00B73DEA"/>
    <w:rsid w:val="00B77D3C"/>
    <w:rsid w:val="00BA00DF"/>
    <w:rsid w:val="00BA5432"/>
    <w:rsid w:val="00BA7DD8"/>
    <w:rsid w:val="00BB333E"/>
    <w:rsid w:val="00BC4090"/>
    <w:rsid w:val="00BC5BDA"/>
    <w:rsid w:val="00BD2BA6"/>
    <w:rsid w:val="00BD304D"/>
    <w:rsid w:val="00BD4F6C"/>
    <w:rsid w:val="00BD61E5"/>
    <w:rsid w:val="00BD793B"/>
    <w:rsid w:val="00BE2538"/>
    <w:rsid w:val="00BE7F58"/>
    <w:rsid w:val="00BF3D6B"/>
    <w:rsid w:val="00BF7B4F"/>
    <w:rsid w:val="00C03DCA"/>
    <w:rsid w:val="00C05D6D"/>
    <w:rsid w:val="00C06212"/>
    <w:rsid w:val="00C1142C"/>
    <w:rsid w:val="00C14A4F"/>
    <w:rsid w:val="00C20FCB"/>
    <w:rsid w:val="00C227E9"/>
    <w:rsid w:val="00C23DC9"/>
    <w:rsid w:val="00C32613"/>
    <w:rsid w:val="00C343E4"/>
    <w:rsid w:val="00C41AE1"/>
    <w:rsid w:val="00C44832"/>
    <w:rsid w:val="00C4538D"/>
    <w:rsid w:val="00C461FF"/>
    <w:rsid w:val="00C50274"/>
    <w:rsid w:val="00C52939"/>
    <w:rsid w:val="00C5423E"/>
    <w:rsid w:val="00C569E6"/>
    <w:rsid w:val="00C57E12"/>
    <w:rsid w:val="00C57EFC"/>
    <w:rsid w:val="00C72B1C"/>
    <w:rsid w:val="00C72FAB"/>
    <w:rsid w:val="00C822AF"/>
    <w:rsid w:val="00C83766"/>
    <w:rsid w:val="00C876F6"/>
    <w:rsid w:val="00C90428"/>
    <w:rsid w:val="00C9472A"/>
    <w:rsid w:val="00C95C6E"/>
    <w:rsid w:val="00C96C07"/>
    <w:rsid w:val="00CA17C5"/>
    <w:rsid w:val="00CA3EEC"/>
    <w:rsid w:val="00CA7D2F"/>
    <w:rsid w:val="00CB6709"/>
    <w:rsid w:val="00CC2FE0"/>
    <w:rsid w:val="00CC6DF8"/>
    <w:rsid w:val="00CD4663"/>
    <w:rsid w:val="00CD4858"/>
    <w:rsid w:val="00CE2482"/>
    <w:rsid w:val="00CE752A"/>
    <w:rsid w:val="00CF2B1E"/>
    <w:rsid w:val="00CF39D4"/>
    <w:rsid w:val="00D02896"/>
    <w:rsid w:val="00D032C7"/>
    <w:rsid w:val="00D04103"/>
    <w:rsid w:val="00D24AA4"/>
    <w:rsid w:val="00D306E5"/>
    <w:rsid w:val="00D31EBA"/>
    <w:rsid w:val="00D32CC8"/>
    <w:rsid w:val="00D341FA"/>
    <w:rsid w:val="00D34435"/>
    <w:rsid w:val="00D47BCC"/>
    <w:rsid w:val="00D658B3"/>
    <w:rsid w:val="00D70EDE"/>
    <w:rsid w:val="00D7279E"/>
    <w:rsid w:val="00D733EA"/>
    <w:rsid w:val="00D8110B"/>
    <w:rsid w:val="00D9084F"/>
    <w:rsid w:val="00D92194"/>
    <w:rsid w:val="00D9290D"/>
    <w:rsid w:val="00D956C3"/>
    <w:rsid w:val="00DA46C7"/>
    <w:rsid w:val="00DA4C47"/>
    <w:rsid w:val="00DC112E"/>
    <w:rsid w:val="00DC1C49"/>
    <w:rsid w:val="00DC4B20"/>
    <w:rsid w:val="00DC4FC9"/>
    <w:rsid w:val="00DC6503"/>
    <w:rsid w:val="00DC7EA1"/>
    <w:rsid w:val="00DD476E"/>
    <w:rsid w:val="00DD5335"/>
    <w:rsid w:val="00DD7C52"/>
    <w:rsid w:val="00DE2E96"/>
    <w:rsid w:val="00DF0E97"/>
    <w:rsid w:val="00DF15B7"/>
    <w:rsid w:val="00DF57B4"/>
    <w:rsid w:val="00E003EC"/>
    <w:rsid w:val="00E016B0"/>
    <w:rsid w:val="00E02B2A"/>
    <w:rsid w:val="00E03C0C"/>
    <w:rsid w:val="00E03F09"/>
    <w:rsid w:val="00E04496"/>
    <w:rsid w:val="00E11243"/>
    <w:rsid w:val="00E13CDC"/>
    <w:rsid w:val="00E2212F"/>
    <w:rsid w:val="00E22D7D"/>
    <w:rsid w:val="00E238F9"/>
    <w:rsid w:val="00E251D2"/>
    <w:rsid w:val="00E25CAA"/>
    <w:rsid w:val="00E267F2"/>
    <w:rsid w:val="00E270D5"/>
    <w:rsid w:val="00E27659"/>
    <w:rsid w:val="00E320C3"/>
    <w:rsid w:val="00E36BC9"/>
    <w:rsid w:val="00E51B27"/>
    <w:rsid w:val="00E6633A"/>
    <w:rsid w:val="00E71D5C"/>
    <w:rsid w:val="00E73234"/>
    <w:rsid w:val="00E73C47"/>
    <w:rsid w:val="00E810DC"/>
    <w:rsid w:val="00E83192"/>
    <w:rsid w:val="00E834D5"/>
    <w:rsid w:val="00E87E12"/>
    <w:rsid w:val="00E923CE"/>
    <w:rsid w:val="00E943FF"/>
    <w:rsid w:val="00EA18AE"/>
    <w:rsid w:val="00EA33FF"/>
    <w:rsid w:val="00EA767E"/>
    <w:rsid w:val="00EB06B2"/>
    <w:rsid w:val="00EB0977"/>
    <w:rsid w:val="00EB13C5"/>
    <w:rsid w:val="00EB2E12"/>
    <w:rsid w:val="00EB3727"/>
    <w:rsid w:val="00EB3F7D"/>
    <w:rsid w:val="00EB49FA"/>
    <w:rsid w:val="00EB5854"/>
    <w:rsid w:val="00EC4D39"/>
    <w:rsid w:val="00EC5E10"/>
    <w:rsid w:val="00EE39BE"/>
    <w:rsid w:val="00EE73E7"/>
    <w:rsid w:val="00EF03F0"/>
    <w:rsid w:val="00EF5830"/>
    <w:rsid w:val="00EF6C4B"/>
    <w:rsid w:val="00F06E88"/>
    <w:rsid w:val="00F072E1"/>
    <w:rsid w:val="00F07F37"/>
    <w:rsid w:val="00F13DDE"/>
    <w:rsid w:val="00F261C7"/>
    <w:rsid w:val="00F2664D"/>
    <w:rsid w:val="00F2792D"/>
    <w:rsid w:val="00F30418"/>
    <w:rsid w:val="00F3215E"/>
    <w:rsid w:val="00F3231F"/>
    <w:rsid w:val="00F3402F"/>
    <w:rsid w:val="00F36726"/>
    <w:rsid w:val="00F4065F"/>
    <w:rsid w:val="00F41CC2"/>
    <w:rsid w:val="00F52D73"/>
    <w:rsid w:val="00F65834"/>
    <w:rsid w:val="00F66B6F"/>
    <w:rsid w:val="00F7098C"/>
    <w:rsid w:val="00F74DA3"/>
    <w:rsid w:val="00F86934"/>
    <w:rsid w:val="00F91DFA"/>
    <w:rsid w:val="00F95288"/>
    <w:rsid w:val="00F9791B"/>
    <w:rsid w:val="00FA313D"/>
    <w:rsid w:val="00FA7613"/>
    <w:rsid w:val="00FB2AFC"/>
    <w:rsid w:val="00FB3BCD"/>
    <w:rsid w:val="00FB420C"/>
    <w:rsid w:val="00FB7A39"/>
    <w:rsid w:val="00FC0E1D"/>
    <w:rsid w:val="00FC53DA"/>
    <w:rsid w:val="00FD16A9"/>
    <w:rsid w:val="00FD2AD8"/>
    <w:rsid w:val="00FD667E"/>
    <w:rsid w:val="00FE01D7"/>
    <w:rsid w:val="00FE4758"/>
    <w:rsid w:val="00FF004E"/>
    <w:rsid w:val="00FF0203"/>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2E1D39"/>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4996"/>
    <w:rPr>
      <w:rFonts w:ascii="Times New Roman" w:eastAsia="Times New Roman" w:hAnsi="Times New Roman" w:cs="Times New Roman"/>
      <w:sz w:val="24"/>
      <w:szCs w:val="24"/>
      <w:lang w:val="en-BG" w:eastAsia="en-GB"/>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bCs/>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b/>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b/>
      <w:i/>
      <w:iCs/>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cs="Arial"/>
      <w:i/>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785B9B"/>
    <w:pPr>
      <w:spacing w:before="220" w:after="80"/>
      <w:ind w:left="280" w:hanging="280"/>
      <w:pPrChange w:id="0" w:author="Karolina Staikova" w:date="2025-07-11T07:59:00Z">
        <w:pPr>
          <w:spacing w:before="220" w:after="80"/>
          <w:ind w:left="280" w:hanging="280"/>
        </w:pPr>
      </w:pPrChange>
    </w:pPr>
    <w:rPr>
      <w:rFonts w:ascii="Linux Libertine" w:eastAsia="Times New Roman" w:hAnsi="Linux Libertine" w:cs="Linux Libertine"/>
      <w:b/>
      <w:sz w:val="22"/>
      <w:lang w:val="en-US" w:eastAsia="en-US"/>
      <w:rPrChange w:id="0" w:author="Karolina Staikova" w:date="2025-07-11T07:59:00Z">
        <w:rPr>
          <w:rFonts w:ascii="Linux Libertine" w:hAnsi="Linux Libertine" w:cs="Linux Libertine"/>
          <w:b/>
          <w:sz w:val="22"/>
          <w:lang w:val="en-US" w:eastAsia="en-US" w:bidi="ar-SA"/>
        </w:rPr>
      </w:rPrChange>
    </w:rPr>
  </w:style>
  <w:style w:type="paragraph" w:customStyle="1" w:styleId="Head2">
    <w:name w:val="Head2"/>
    <w:autoRedefine/>
    <w:qFormat/>
    <w:rsid w:val="00785B9B"/>
    <w:pPr>
      <w:spacing w:before="180" w:after="80"/>
      <w:ind w:left="400" w:hanging="400"/>
      <w:pPrChange w:id="1" w:author="Karolina Staikova" w:date="2025-07-11T07:59:00Z">
        <w:pPr>
          <w:spacing w:before="180" w:after="80"/>
          <w:ind w:left="400" w:hanging="400"/>
        </w:pPr>
      </w:pPrChange>
    </w:pPr>
    <w:rPr>
      <w:rFonts w:ascii="Linux Libertine" w:eastAsia="Times New Roman" w:hAnsi="Linux Libertine" w:cs="Linux Libertine"/>
      <w:b/>
      <w:sz w:val="22"/>
      <w:lang w:val="en-US" w:eastAsia="en-US"/>
      <w:rPrChange w:id="1" w:author="Karolina Staikova" w:date="2025-07-11T07:59:00Z">
        <w:rPr>
          <w:rFonts w:ascii="Linux Libertine" w:hAnsi="Linux Libertine" w:cs="Linux Libertine"/>
          <w:b/>
          <w:sz w:val="22"/>
          <w:lang w:val="en-US" w:eastAsia="en-US" w:bidi="ar-SA"/>
        </w:rPr>
      </w:rPrChange>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090531"/>
    <w:pPr>
      <w:spacing w:before="40" w:after="100"/>
      <w:jc w:val="center"/>
      <w:pPrChange w:id="2" w:author="Karolina Staikova" w:date="2025-07-11T07:24:00Z">
        <w:pPr>
          <w:spacing w:before="40" w:after="100"/>
          <w:jc w:val="center"/>
        </w:pPr>
      </w:pPrChange>
    </w:pPr>
    <w:rPr>
      <w:rFonts w:ascii="Linux Biolinum" w:eastAsia="Times New Roman" w:hAnsi="Linux Biolinum" w:cs="Times New Roman"/>
      <w:b/>
      <w:sz w:val="35"/>
      <w:lang w:val="en-US" w:eastAsia="en-US"/>
      <w:rPrChange w:id="2" w:author="Karolina Staikova" w:date="2025-07-11T07:24:00Z">
        <w:rPr>
          <w:rFonts w:ascii="Linux Biolinum" w:hAnsi="Linux Biolinum"/>
          <w:b/>
          <w:sz w:val="35"/>
          <w:lang w:val="en-US" w:eastAsia="en-US" w:bidi="ar-SA"/>
        </w:rPr>
      </w:rPrChange>
    </w:rPr>
  </w:style>
  <w:style w:type="paragraph" w:customStyle="1" w:styleId="programCodedisplay">
    <w:name w:val="programCode_display"/>
    <w:basedOn w:val="Normal"/>
    <w:rsid w:val="00586A35"/>
    <w:rPr>
      <w:rFonts w:ascii="Courier New" w:eastAsia="Arial Unicode MS" w:hAnsi="Courier New"/>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E73234"/>
    <w:pPr>
      <w:spacing w:before="220" w:after="40"/>
      <w:pPrChange w:id="3" w:author="dalan" w:date="2025-07-10T02:01:00Z">
        <w:pPr>
          <w:spacing w:before="220" w:after="40"/>
        </w:pPr>
      </w:pPrChange>
    </w:pPr>
    <w:rPr>
      <w:rFonts w:ascii="Linux Libertine" w:eastAsiaTheme="minorHAnsi" w:hAnsi="Linux Libertine" w:cs="Linux Libertine"/>
      <w:b/>
      <w:sz w:val="22"/>
      <w:szCs w:val="22"/>
      <w:lang w:val="en-US" w:eastAsia="en-US"/>
      <w:rPrChange w:id="3" w:author="dalan" w:date="2025-07-10T02:01:00Z">
        <w:rPr>
          <w:rFonts w:ascii="Linux Libertine" w:eastAsiaTheme="minorHAnsi" w:hAnsi="Linux Libertine" w:cs="Linux Libertine"/>
          <w:b/>
          <w:sz w:val="22"/>
          <w:szCs w:val="22"/>
          <w:lang w:val="en-US" w:eastAsia="en-US" w:bidi="ar-SA"/>
        </w:rPr>
      </w:rPrChange>
    </w:rPr>
  </w:style>
  <w:style w:type="character" w:customStyle="1" w:styleId="AckHeadChar">
    <w:name w:val="AckHead Char"/>
    <w:basedOn w:val="DefaultParagraphFont"/>
    <w:link w:val="AckHead"/>
    <w:rsid w:val="00E73234"/>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A27742"/>
    <w:pPr>
      <w:spacing w:before="280" w:after="160"/>
      <w:jc w:val="center"/>
      <w:pPrChange w:id="4" w:author="Karolina Staikova" w:date="2025-07-11T08:29:00Z">
        <w:pPr>
          <w:spacing w:before="280" w:after="160"/>
        </w:pPr>
      </w:pPrChange>
    </w:pPr>
    <w:rPr>
      <w:rFonts w:ascii="Linux Libertine" w:eastAsiaTheme="minorHAnsi" w:hAnsi="Linux Libertine" w:cs="Linux Libertine"/>
      <w:sz w:val="24"/>
      <w:szCs w:val="22"/>
      <w:lang w:val="en-US" w:eastAsia="en-US"/>
      <w:rPrChange w:id="4" w:author="Karolina Staikova" w:date="2025-07-11T08:29:00Z">
        <w:rPr>
          <w:rFonts w:ascii="Linux Libertine" w:eastAsiaTheme="minorHAnsi" w:hAnsi="Linux Libertine" w:cs="Linux Libertine"/>
          <w:sz w:val="24"/>
          <w:szCs w:val="22"/>
          <w:lang w:val="en-US" w:eastAsia="en-US" w:bidi="ar-SA"/>
        </w:rPr>
      </w:rPrChange>
    </w:rPr>
  </w:style>
  <w:style w:type="character" w:customStyle="1" w:styleId="AuthorsChar">
    <w:name w:val="Authors Char"/>
    <w:basedOn w:val="DefaultParagraphFont"/>
    <w:link w:val="Authors"/>
    <w:rsid w:val="00A27742"/>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C343E4"/>
    <w:pPr>
      <w:spacing w:before="220" w:after="240"/>
      <w:jc w:val="both"/>
      <w:pPrChange w:id="5" w:author="dalan" w:date="2025-07-10T01:22:00Z">
        <w:pPr>
          <w:spacing w:before="220" w:after="240"/>
          <w:jc w:val="center"/>
        </w:pPr>
      </w:pPrChange>
    </w:pPr>
    <w:rPr>
      <w:rFonts w:ascii="Linux Libertine" w:eastAsiaTheme="minorHAnsi" w:hAnsi="Linux Libertine" w:cs="Linux Libertine"/>
      <w:b/>
      <w:sz w:val="18"/>
      <w:szCs w:val="22"/>
      <w:lang w:val="en-US" w:eastAsia="en-US"/>
      <w:rPrChange w:id="5" w:author="dalan" w:date="2025-07-10T01:22:00Z">
        <w:rPr>
          <w:rFonts w:ascii="Linux Libertine" w:eastAsiaTheme="minorHAnsi" w:hAnsi="Linux Libertine" w:cs="Linux Libertine"/>
          <w:b/>
          <w:sz w:val="18"/>
          <w:szCs w:val="22"/>
          <w:lang w:val="en-US" w:eastAsia="en-US" w:bidi="ar-SA"/>
        </w:rPr>
      </w:rPrChange>
    </w:rPr>
  </w:style>
  <w:style w:type="character" w:customStyle="1" w:styleId="FigureCaptionChar">
    <w:name w:val="FigureCaption Char"/>
    <w:basedOn w:val="DefaultParagraphFont"/>
    <w:link w:val="FigureCaption"/>
    <w:rsid w:val="00C343E4"/>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8770EA"/>
    <w:pPr>
      <w:spacing w:line="264" w:lineRule="auto"/>
      <w:jc w:val="both"/>
      <w:pPrChange w:id="6" w:author="Karolina Staikova" w:date="2025-07-11T00:01:00Z">
        <w:pPr>
          <w:spacing w:line="264" w:lineRule="auto"/>
          <w:jc w:val="both"/>
        </w:pPr>
      </w:pPrChange>
    </w:pPr>
    <w:rPr>
      <w:rFonts w:ascii="Linux Libertine" w:eastAsiaTheme="minorHAnsi" w:hAnsi="Linux Libertine" w:cstheme="minorBidi"/>
      <w:sz w:val="18"/>
      <w:szCs w:val="22"/>
      <w:lang w:val="en-US" w:eastAsia="en-US"/>
      <w:rPrChange w:id="6" w:author="Karolina Staikova" w:date="2025-07-11T00:01:00Z">
        <w:rPr>
          <w:rFonts w:ascii="Linux Libertine" w:eastAsiaTheme="minorHAnsi" w:hAnsi="Linux Libertine" w:cstheme="minorBidi"/>
          <w:sz w:val="18"/>
          <w:szCs w:val="22"/>
          <w:lang w:val="en-US" w:eastAsia="en-US" w:bidi="ar-SA"/>
        </w:rPr>
      </w:rPrChange>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A84996"/>
    <w:pPr>
      <w:ind w:left="300" w:hanging="300"/>
      <w:jc w:val="both"/>
      <w:pPrChange w:id="7" w:author="Karolina Staikova" w:date="2025-07-11T07:41:00Z">
        <w:pPr>
          <w:ind w:left="300" w:hanging="300"/>
          <w:jc w:val="both"/>
        </w:pPr>
      </w:pPrChange>
    </w:pPr>
    <w:rPr>
      <w:rFonts w:ascii="Linux Libertine" w:eastAsiaTheme="minorHAnsi" w:hAnsi="Linux Libertine" w:cs="Linux Libertine"/>
      <w:sz w:val="14"/>
      <w:szCs w:val="22"/>
      <w:lang w:val="en-US" w:eastAsia="en-US"/>
      <w:rPrChange w:id="7" w:author="Karolina Staikova" w:date="2025-07-11T07:41:00Z">
        <w:rPr>
          <w:rFonts w:ascii="Linux Libertine" w:eastAsiaTheme="minorHAnsi" w:hAnsi="Linux Libertine" w:cs="Linux Libertine"/>
          <w:sz w:val="14"/>
          <w:szCs w:val="22"/>
          <w:lang w:val="en-US" w:eastAsia="en-US" w:bidi="ar-SA"/>
        </w:rPr>
      </w:rPrChange>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hAnsi="Arial Unicode MS"/>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hAnsi="Cambria Math"/>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hAnsi="Arial Unicode MS"/>
      <w:b/>
      <w:i/>
      <w:sz w:val="36"/>
      <w:szCs w:val="20"/>
    </w:rPr>
  </w:style>
  <w:style w:type="paragraph" w:customStyle="1" w:styleId="ChapterTitle">
    <w:name w:val="ChapterTitle"/>
    <w:basedOn w:val="ChapterNumber"/>
    <w:rsid w:val="00586A35"/>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hAnsi="Cambria Math"/>
      <w:color w:val="006666"/>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hAnsi="Arial Unicode MS"/>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hAnsi="Cambria Math"/>
      <w:color w:val="006666"/>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hAnsi="Cambria Math"/>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hAnsi="Cambria Math"/>
      <w:color w:val="007A37"/>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color w:val="666633"/>
      <w:lang w:val="en-GB" w:bidi="ar-DZ"/>
    </w:rPr>
  </w:style>
  <w:style w:type="paragraph" w:customStyle="1" w:styleId="Extract">
    <w:name w:val="Extract"/>
    <w:basedOn w:val="Normal"/>
    <w:rsid w:val="00586A35"/>
    <w:pPr>
      <w:spacing w:before="120" w:after="120"/>
      <w:ind w:left="360" w:right="360"/>
      <w:contextualSpacing/>
    </w:pPr>
    <w:rPr>
      <w:rFonts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szCs w:val="20"/>
    </w:rPr>
  </w:style>
  <w:style w:type="paragraph" w:customStyle="1" w:styleId="Hint">
    <w:name w:val="Hint"/>
    <w:basedOn w:val="Normal"/>
    <w:rsid w:val="00586A35"/>
    <w:pPr>
      <w:spacing w:line="360" w:lineRule="auto"/>
    </w:pPr>
    <w:rPr>
      <w:color w:val="993300"/>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hAnsi="Arial Unicode MS"/>
      <w:b/>
      <w:i/>
      <w:szCs w:val="20"/>
    </w:rPr>
  </w:style>
  <w:style w:type="paragraph" w:customStyle="1" w:styleId="MarginNote">
    <w:name w:val="MarginNote"/>
    <w:basedOn w:val="Normal"/>
    <w:qFormat/>
    <w:rsid w:val="00586A35"/>
    <w:pPr>
      <w:spacing w:line="560" w:lineRule="exact"/>
      <w:ind w:left="-720"/>
    </w:pPr>
    <w:rPr>
      <w:rFonts w:ascii="Cambria Math" w:hAnsi="Cambria Math"/>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hAnsi="Arial Unicode MS"/>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hAnsi="Cambria Math"/>
      <w:color w:val="000000"/>
      <w:szCs w:val="20"/>
    </w:rPr>
  </w:style>
  <w:style w:type="paragraph" w:customStyle="1" w:styleId="Proof">
    <w:name w:val="Proof"/>
    <w:basedOn w:val="Normal"/>
    <w:qFormat/>
    <w:rsid w:val="00586A35"/>
    <w:pPr>
      <w:spacing w:line="560" w:lineRule="exact"/>
      <w:ind w:firstLine="720"/>
    </w:pPr>
    <w:rPr>
      <w:rFonts w:ascii="Cambria Math" w:hAnsi="Cambria Math"/>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hAnsi="Arial Unicode MS"/>
      <w:color w:val="000000"/>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hAnsi="Cambria Math"/>
      <w:color w:val="4F272F"/>
      <w:szCs w:val="20"/>
    </w:rPr>
  </w:style>
  <w:style w:type="paragraph" w:customStyle="1" w:styleId="QuestionFillblank">
    <w:name w:val="Question_Fillblank"/>
    <w:basedOn w:val="Normal"/>
    <w:rsid w:val="00586A35"/>
    <w:pPr>
      <w:spacing w:after="240"/>
    </w:pPr>
    <w:rPr>
      <w:lang w:val="en-GB" w:bidi="ar-DZ"/>
    </w:rPr>
  </w:style>
  <w:style w:type="paragraph" w:customStyle="1" w:styleId="QuestionMatch">
    <w:name w:val="Question_Match"/>
    <w:basedOn w:val="Normal"/>
    <w:rsid w:val="00586A35"/>
    <w:pPr>
      <w:spacing w:after="240"/>
    </w:pPr>
    <w:rPr>
      <w:lang w:val="en-GB" w:bidi="ar-DZ"/>
    </w:rPr>
  </w:style>
  <w:style w:type="paragraph" w:customStyle="1" w:styleId="QuestionMultiCh">
    <w:name w:val="Question_MultiCh"/>
    <w:basedOn w:val="Normal"/>
    <w:rsid w:val="00586A35"/>
    <w:pPr>
      <w:spacing w:after="240"/>
    </w:pPr>
    <w:rPr>
      <w:lang w:val="en-GB" w:bidi="ar-DZ"/>
    </w:rPr>
  </w:style>
  <w:style w:type="paragraph" w:customStyle="1" w:styleId="QuestionTrueFalse">
    <w:name w:val="Question_TrueFalse"/>
    <w:basedOn w:val="Normal"/>
    <w:rsid w:val="00586A35"/>
    <w:pPr>
      <w:spacing w:after="240"/>
    </w:pPr>
    <w:rPr>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hAnsi="Cambria Math"/>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hAnsi="Cambria Math"/>
      <w:color w:val="760016"/>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olor w:val="FF0000"/>
      <w:szCs w:val="20"/>
    </w:rPr>
  </w:style>
  <w:style w:type="paragraph" w:customStyle="1" w:styleId="Worksolution">
    <w:name w:val="Worksolution"/>
    <w:basedOn w:val="Normal"/>
    <w:rsid w:val="00586A35"/>
    <w:rPr>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noProof/>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ind w:left="40" w:firstLine="720"/>
    </w:pPr>
    <w:rPr>
      <w:rFonts w:asciiTheme="majorHAnsi" w:hAnsiTheme="majorHAnsi"/>
      <w:sz w:val="22"/>
    </w:rPr>
  </w:style>
  <w:style w:type="character" w:customStyle="1" w:styleId="text-base">
    <w:name w:val="text-base"/>
    <w:basedOn w:val="DefaultParagraphFont"/>
    <w:rsid w:val="00D341FA"/>
  </w:style>
  <w:style w:type="character" w:customStyle="1" w:styleId="UnresolvedMention1">
    <w:name w:val="Unresolved Mention1"/>
    <w:basedOn w:val="DefaultParagraphFont"/>
    <w:uiPriority w:val="99"/>
    <w:semiHidden/>
    <w:unhideWhenUsed/>
    <w:rsid w:val="00672ABE"/>
    <w:rPr>
      <w:color w:val="605E5C"/>
      <w:shd w:val="clear" w:color="auto" w:fill="E1DFDD"/>
    </w:rPr>
  </w:style>
  <w:style w:type="paragraph" w:styleId="Revision">
    <w:name w:val="Revision"/>
    <w:hidden/>
    <w:uiPriority w:val="99"/>
    <w:semiHidden/>
    <w:rsid w:val="003F3012"/>
    <w:rPr>
      <w:rFonts w:ascii="Linux Libertine" w:eastAsiaTheme="minorHAnsi" w:hAnsi="Linux Libertine" w:cstheme="minorBidi"/>
      <w:sz w:val="18"/>
      <w:szCs w:val="22"/>
      <w:lang w:val="en-US" w:eastAsia="en-US"/>
    </w:rPr>
  </w:style>
  <w:style w:type="character" w:styleId="UnresolvedMention">
    <w:name w:val="Unresolved Mention"/>
    <w:basedOn w:val="DefaultParagraphFont"/>
    <w:uiPriority w:val="99"/>
    <w:semiHidden/>
    <w:unhideWhenUsed/>
    <w:rsid w:val="00A2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01887577">
      <w:bodyDiv w:val="1"/>
      <w:marLeft w:val="0"/>
      <w:marRight w:val="0"/>
      <w:marTop w:val="0"/>
      <w:marBottom w:val="0"/>
      <w:divBdr>
        <w:top w:val="none" w:sz="0" w:space="0" w:color="auto"/>
        <w:left w:val="none" w:sz="0" w:space="0" w:color="auto"/>
        <w:bottom w:val="none" w:sz="0" w:space="0" w:color="auto"/>
        <w:right w:val="none" w:sz="0" w:space="0" w:color="auto"/>
      </w:divBdr>
      <w:divsChild>
        <w:div w:id="947930321">
          <w:marLeft w:val="0"/>
          <w:marRight w:val="0"/>
          <w:marTop w:val="0"/>
          <w:marBottom w:val="0"/>
          <w:divBdr>
            <w:top w:val="none" w:sz="0" w:space="0" w:color="auto"/>
            <w:left w:val="none" w:sz="0" w:space="0" w:color="auto"/>
            <w:bottom w:val="none" w:sz="0" w:space="0" w:color="auto"/>
            <w:right w:val="none" w:sz="0" w:space="0" w:color="auto"/>
          </w:divBdr>
          <w:divsChild>
            <w:div w:id="1345858221">
              <w:marLeft w:val="0"/>
              <w:marRight w:val="0"/>
              <w:marTop w:val="0"/>
              <w:marBottom w:val="0"/>
              <w:divBdr>
                <w:top w:val="none" w:sz="0" w:space="0" w:color="auto"/>
                <w:left w:val="none" w:sz="0" w:space="0" w:color="auto"/>
                <w:bottom w:val="none" w:sz="0" w:space="0" w:color="auto"/>
                <w:right w:val="none" w:sz="0" w:space="0" w:color="auto"/>
              </w:divBdr>
              <w:divsChild>
                <w:div w:id="124140197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19995417">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1755553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495804232">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tiff"/><Relationship Id="rId26" Type="http://schemas.openxmlformats.org/officeDocument/2006/relationships/hyperlink" Target="https://doi.org/10.1016/j.concog.2012.10.005" TargetMode="External"/><Relationship Id="rId39" Type="http://schemas.openxmlformats.org/officeDocument/2006/relationships/hyperlink" Target="https://doi.org/10.3758/s13423-020-01730-x" TargetMode="External"/><Relationship Id="rId21" Type="http://schemas.openxmlformats.org/officeDocument/2006/relationships/hyperlink" Target="https://doi.org/10.1038/2870" TargetMode="External"/><Relationship Id="rId34" Type="http://schemas.openxmlformats.org/officeDocument/2006/relationships/hyperlink" Target="https://doi.org/10.1016/j.concog.2012.11.012" TargetMode="External"/><Relationship Id="rId42" Type="http://schemas.openxmlformats.org/officeDocument/2006/relationships/hyperlink" Target="https://doi.org/10.1016/S0149-7634(00)00025-7" TargetMode="External"/><Relationship Id="rId47" Type="http://schemas.openxmlformats.org/officeDocument/2006/relationships/hyperlink" Target="https://doi.org/10.1017/S0140525X05000129"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tiff"/><Relationship Id="rId29" Type="http://schemas.openxmlformats.org/officeDocument/2006/relationships/hyperlink" Target="https://doi.org/10.3758/BF03193146" TargetMode="External"/><Relationship Id="rId11" Type="http://schemas.openxmlformats.org/officeDocument/2006/relationships/footer" Target="footer1.xml"/><Relationship Id="rId24" Type="http://schemas.openxmlformats.org/officeDocument/2006/relationships/hyperlink" Target="https://doi.org/10.1080/713756671" TargetMode="External"/><Relationship Id="rId32" Type="http://schemas.openxmlformats.org/officeDocument/2006/relationships/hyperlink" Target="https://doi.org/10.1016/S0893-6080(98)00066-5" TargetMode="External"/><Relationship Id="rId37" Type="http://schemas.openxmlformats.org/officeDocument/2006/relationships/hyperlink" Target="https://doi.org/10.3758/s13423-011-0053-5" TargetMode="External"/><Relationship Id="rId40" Type="http://schemas.openxmlformats.org/officeDocument/2006/relationships/hyperlink" Target="https://doi.org/10.1016/j.cognition.2009.10.016" TargetMode="External"/><Relationship Id="rId45" Type="http://schemas.openxmlformats.org/officeDocument/2006/relationships/hyperlink" Target="https://doi.org/10.1038/s44159-022-00030-6" TargetMode="External"/><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hyperlink" Target="https://doi.org/10.1016/S1364-6613(99)01436-9" TargetMode="External"/><Relationship Id="rId28" Type="http://schemas.openxmlformats.org/officeDocument/2006/relationships/hyperlink" Target="https://doi.org/10.1016/j.cognition.2017.12.011" TargetMode="External"/><Relationship Id="rId36" Type="http://schemas.openxmlformats.org/officeDocument/2006/relationships/hyperlink" Target="https://doi.org/10.1371/journal.pone.0212450" TargetMode="External"/><Relationship Id="rId49" Type="http://schemas.openxmlformats.org/officeDocument/2006/relationships/hyperlink" Target="https://doi.org/10.1038/nn827" TargetMode="External"/><Relationship Id="rId10" Type="http://schemas.openxmlformats.org/officeDocument/2006/relationships/header" Target="header2.xml"/><Relationship Id="rId19" Type="http://schemas.openxmlformats.org/officeDocument/2006/relationships/image" Target="media/image4.tiff"/><Relationship Id="rId31" Type="http://schemas.openxmlformats.org/officeDocument/2006/relationships/hyperlink" Target="https://doi.org/10.7551/mitpress/4635.001.0001" TargetMode="External"/><Relationship Id="rId44" Type="http://schemas.openxmlformats.org/officeDocument/2006/relationships/hyperlink" Target="https://doi.org/10.1016/j.concog.2019.102794"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doi.org/10.1016/j.tics.2004.12.004" TargetMode="External"/><Relationship Id="rId27" Type="http://schemas.openxmlformats.org/officeDocument/2006/relationships/hyperlink" Target="https://doi.org/10.1016/j.actpsy.2023.104121" TargetMode="External"/><Relationship Id="rId30" Type="http://schemas.openxmlformats.org/officeDocument/2006/relationships/hyperlink" Target="https://doi.org/10.1080/135062899394920" TargetMode="External"/><Relationship Id="rId35" Type="http://schemas.openxmlformats.org/officeDocument/2006/relationships/hyperlink" Target="https://doi.org/10.1016/j.ijpsycho.2011.11.014" TargetMode="External"/><Relationship Id="rId43" Type="http://schemas.openxmlformats.org/officeDocument/2006/relationships/hyperlink" Target="https://doi.org/10.3758/BF03208827" TargetMode="External"/><Relationship Id="rId48" Type="http://schemas.openxmlformats.org/officeDocument/2006/relationships/hyperlink" Target="https://doi.org/10.1037/0022-3514.86.6.838" TargetMode="External"/><Relationship Id="rId8" Type="http://schemas.openxmlformats.org/officeDocument/2006/relationships/endnotes" Target="endnotes.xml"/><Relationship Id="rId51" Type="http://schemas.microsoft.com/office/2011/relationships/people" Target="peop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2.tif"/><Relationship Id="rId25" Type="http://schemas.openxmlformats.org/officeDocument/2006/relationships/hyperlink" Target="https://doi.org/10.1097/00001756-199911080-00033" TargetMode="External"/><Relationship Id="rId33" Type="http://schemas.openxmlformats.org/officeDocument/2006/relationships/hyperlink" Target="https://doi.org/10.1080/00335558008248231" TargetMode="External"/><Relationship Id="rId38" Type="http://schemas.openxmlformats.org/officeDocument/2006/relationships/hyperlink" Target="https://doi.org/10.1080/135062899394939" TargetMode="External"/><Relationship Id="rId46" Type="http://schemas.openxmlformats.org/officeDocument/2006/relationships/hyperlink" Target="https://doi.org/10.1126/science.1085327" TargetMode="External"/><Relationship Id="rId20" Type="http://schemas.openxmlformats.org/officeDocument/2006/relationships/image" Target="media/image5.tiff"/><Relationship Id="rId41" Type="http://schemas.openxmlformats.org/officeDocument/2006/relationships/hyperlink" Target="https://doi.org/10.1111/j.1467-8721.2009.01644.x"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EE4D2C68-B6CB-46DE-853F-C0800227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C:\poweredit-8-02-2018\framework\Templates\ACM.dotm</Template>
  <TotalTime>1797</TotalTime>
  <Pages>8</Pages>
  <Words>18956</Words>
  <Characters>108051</Characters>
  <Application>Microsoft Office Word</Application>
  <DocSecurity>0</DocSecurity>
  <Lines>900</Lines>
  <Paragraphs>253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126754</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Karolina Staikova</cp:lastModifiedBy>
  <cp:revision>223</cp:revision>
  <cp:lastPrinted>2018-05-22T11:24:00Z</cp:lastPrinted>
  <dcterms:created xsi:type="dcterms:W3CDTF">2025-07-08T10:22:00Z</dcterms:created>
  <dcterms:modified xsi:type="dcterms:W3CDTF">2025-07-11T05:31:00Z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ZOTERO_PREF_1">
    <vt:lpwstr>&lt;data data-version="3" zotero-version="7.0.7"&gt;&lt;session id="YMmvNhjy"/&gt;&lt;style id="http://www.zotero.org/styles/ieee" locale="en-US" hasBibliography="1" bibliographyStyleHasBeenSet="0"/&gt;&lt;prefs&gt;&lt;pref name="fieldType" value="Field"/&gt;&lt;pref name="automaticJourn</vt:lpwstr>
  </property>
  <property fmtid="{D5CDD505-2E9C-101B-9397-08002B2CF9AE}" pid="8" name="ZOTERO_PREF_2">
    <vt:lpwstr>alAbbreviations" value="true"/&gt;&lt;/prefs&gt;&lt;/data&gt;</vt:lpwstr>
  </property>
</Properties>
</file>